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4897" w:type="pct"/>
        <w:tblInd w:w="108" w:type="dxa"/>
        <w:tblBorders>
          <w:insideH w:val="single" w:sz="6" w:space="0" w:color="auto"/>
          <w:insideV w:val="single" w:sz="6" w:space="0" w:color="auto"/>
        </w:tblBorders>
        <w:tblLayout w:type="fixed"/>
        <w:tblLook w:val="04A0" w:firstRow="1" w:lastRow="0" w:firstColumn="1" w:lastColumn="0" w:noHBand="0" w:noVBand="1"/>
      </w:tblPr>
      <w:tblGrid>
        <w:gridCol w:w="2551"/>
        <w:gridCol w:w="3253"/>
        <w:gridCol w:w="1282"/>
        <w:gridCol w:w="1278"/>
        <w:gridCol w:w="1841"/>
      </w:tblGrid>
      <w:tr w:rsidR="00991596" w:rsidRPr="00BB1BDA" w14:paraId="696BE322" w14:textId="77777777" w:rsidTr="0045702F">
        <w:tc>
          <w:tcPr>
            <w:tcW w:w="1250" w:type="pct"/>
            <w:shd w:val="clear" w:color="auto" w:fill="D9D9D9" w:themeFill="background1" w:themeFillShade="D9"/>
            <w:vAlign w:val="center"/>
          </w:tcPr>
          <w:p w14:paraId="1B8A28C3" w14:textId="62313945" w:rsidR="00991596" w:rsidRPr="00BB1BDA" w:rsidRDefault="00991596" w:rsidP="0047173F">
            <w:pPr>
              <w:pStyle w:val="TableHeading"/>
              <w:rPr>
                <w:rFonts w:ascii="Open Sans" w:hAnsi="Open Sans" w:cs="Open Sans"/>
              </w:rPr>
            </w:pPr>
            <w:r w:rsidRPr="00BB1BDA">
              <w:rPr>
                <w:rFonts w:ascii="Open Sans" w:hAnsi="Open Sans" w:cs="Open Sans"/>
              </w:rPr>
              <w:t>Student Name</w:t>
            </w:r>
          </w:p>
        </w:tc>
        <w:tc>
          <w:tcPr>
            <w:tcW w:w="1594" w:type="pct"/>
            <w:vAlign w:val="center"/>
          </w:tcPr>
          <w:p w14:paraId="1E4A7DE9" w14:textId="20E89613" w:rsidR="00991596" w:rsidRPr="00BB1BDA" w:rsidRDefault="002D41EA" w:rsidP="0047173F">
            <w:pPr>
              <w:pStyle w:val="TableText"/>
              <w:rPr>
                <w:rFonts w:ascii="Open Sans" w:hAnsi="Open Sans" w:cs="Open Sans"/>
              </w:rPr>
            </w:pPr>
            <w:bookmarkStart w:id="0" w:name="StudentName"/>
            <w:bookmarkEnd w:id="0"/>
            <w:r>
              <w:rPr>
                <w:rFonts w:ascii="Open Sans" w:hAnsi="Open Sans" w:cs="Open Sans"/>
              </w:rPr>
              <w:t>Hayden</w:t>
            </w:r>
            <w:r w:rsidR="0057732D">
              <w:rPr>
                <w:rFonts w:ascii="Open Sans" w:hAnsi="Open Sans" w:cs="Open Sans"/>
              </w:rPr>
              <w:t xml:space="preserve"> Druve</w:t>
            </w:r>
          </w:p>
        </w:tc>
        <w:tc>
          <w:tcPr>
            <w:tcW w:w="1254" w:type="pct"/>
            <w:gridSpan w:val="2"/>
            <w:shd w:val="clear" w:color="auto" w:fill="D9D9D9" w:themeFill="background1" w:themeFillShade="D9"/>
            <w:vAlign w:val="center"/>
          </w:tcPr>
          <w:p w14:paraId="2ACD088C" w14:textId="77777777" w:rsidR="00991596" w:rsidRPr="00BB1BDA" w:rsidRDefault="00991596" w:rsidP="0047173F">
            <w:pPr>
              <w:pStyle w:val="TableHeading"/>
              <w:rPr>
                <w:rFonts w:ascii="Open Sans" w:hAnsi="Open Sans" w:cs="Open Sans"/>
              </w:rPr>
            </w:pPr>
            <w:r w:rsidRPr="00BB1BDA">
              <w:rPr>
                <w:rFonts w:ascii="Open Sans" w:hAnsi="Open Sans" w:cs="Open Sans"/>
              </w:rPr>
              <w:t>Student Number</w:t>
            </w:r>
          </w:p>
        </w:tc>
        <w:tc>
          <w:tcPr>
            <w:tcW w:w="902" w:type="pct"/>
            <w:vAlign w:val="center"/>
          </w:tcPr>
          <w:p w14:paraId="16CD9F7B" w14:textId="1FE65EF6" w:rsidR="00991596" w:rsidRPr="00BB1BDA" w:rsidRDefault="00F65292" w:rsidP="0047173F">
            <w:pPr>
              <w:pStyle w:val="TableText"/>
              <w:rPr>
                <w:rFonts w:ascii="Open Sans" w:hAnsi="Open Sans" w:cs="Open Sans"/>
              </w:rPr>
            </w:pPr>
            <w:bookmarkStart w:id="1" w:name="StudentNbr"/>
            <w:bookmarkEnd w:id="1"/>
            <w:r>
              <w:rPr>
                <w:rFonts w:ascii="Open Sans" w:hAnsi="Open Sans" w:cs="Open Sans"/>
              </w:rPr>
              <w:t>4754</w:t>
            </w:r>
            <w:r w:rsidR="0057732D">
              <w:rPr>
                <w:rFonts w:ascii="Open Sans" w:hAnsi="Open Sans" w:cs="Open Sans"/>
              </w:rPr>
              <w:t>52335</w:t>
            </w:r>
          </w:p>
        </w:tc>
      </w:tr>
      <w:tr w:rsidR="00A37A23" w:rsidRPr="00BB1BDA" w14:paraId="240F4814" w14:textId="77777777" w:rsidTr="0045702F">
        <w:tc>
          <w:tcPr>
            <w:tcW w:w="1250" w:type="pct"/>
            <w:shd w:val="clear" w:color="auto" w:fill="D9D9D9" w:themeFill="background1" w:themeFillShade="D9"/>
            <w:vAlign w:val="center"/>
          </w:tcPr>
          <w:p w14:paraId="6AF58B0E" w14:textId="77777777" w:rsidR="00A37A23" w:rsidRPr="00BB1BDA" w:rsidRDefault="00A37A23" w:rsidP="00A37A23">
            <w:pPr>
              <w:pStyle w:val="TableHeading"/>
              <w:rPr>
                <w:rFonts w:ascii="Open Sans" w:hAnsi="Open Sans" w:cs="Open Sans"/>
              </w:rPr>
            </w:pPr>
            <w:r w:rsidRPr="00BB1BDA">
              <w:rPr>
                <w:rFonts w:ascii="Open Sans" w:hAnsi="Open Sans" w:cs="Open Sans"/>
              </w:rPr>
              <w:t>Unit Code/s &amp; Name/s</w:t>
            </w:r>
          </w:p>
        </w:tc>
        <w:tc>
          <w:tcPr>
            <w:tcW w:w="3750" w:type="pct"/>
            <w:gridSpan w:val="4"/>
            <w:vAlign w:val="center"/>
          </w:tcPr>
          <w:p w14:paraId="68E49404" w14:textId="776A4803" w:rsidR="00A37A23" w:rsidRPr="00BB1BDA" w:rsidRDefault="00A37A23" w:rsidP="00A37A23">
            <w:pPr>
              <w:pStyle w:val="TableText"/>
              <w:rPr>
                <w:rFonts w:ascii="Open Sans" w:hAnsi="Open Sans" w:cs="Open Sans"/>
              </w:rPr>
            </w:pPr>
            <w:bookmarkStart w:id="2" w:name="UnitCode_Name"/>
            <w:bookmarkEnd w:id="2"/>
            <w:r w:rsidRPr="00BB1BDA">
              <w:rPr>
                <w:rFonts w:ascii="Open Sans" w:hAnsi="Open Sans" w:cs="Open Sans"/>
              </w:rPr>
              <w:t>BSBXCS303 Securely manage personally identifiable information and workplace information</w:t>
            </w:r>
          </w:p>
        </w:tc>
      </w:tr>
      <w:tr w:rsidR="00A37A23" w:rsidRPr="00BB1BDA" w14:paraId="19941BA8" w14:textId="77777777" w:rsidTr="0045702F">
        <w:tc>
          <w:tcPr>
            <w:tcW w:w="1250" w:type="pct"/>
            <w:shd w:val="clear" w:color="auto" w:fill="D9D9D9" w:themeFill="background1" w:themeFillShade="D9"/>
            <w:vAlign w:val="center"/>
          </w:tcPr>
          <w:p w14:paraId="05B517C6" w14:textId="11196377" w:rsidR="00A37A23" w:rsidRPr="00BB1BDA" w:rsidRDefault="00A37A23" w:rsidP="00A37A23">
            <w:pPr>
              <w:pStyle w:val="Tableheading0"/>
              <w:spacing w:line="300" w:lineRule="auto"/>
              <w:rPr>
                <w:rFonts w:ascii="Open Sans" w:hAnsi="Open Sans" w:cs="Open Sans"/>
              </w:rPr>
            </w:pPr>
            <w:r w:rsidRPr="00BB1BDA">
              <w:rPr>
                <w:rFonts w:ascii="Open Sans" w:hAnsi="Open Sans" w:cs="Open Sans"/>
              </w:rPr>
              <w:t xml:space="preserve">Cluster Name </w:t>
            </w:r>
            <w:r w:rsidRPr="00BB1BDA">
              <w:rPr>
                <w:rFonts w:ascii="Open Sans" w:hAnsi="Open Sans" w:cs="Open Sans"/>
              </w:rPr>
              <w:br/>
            </w:r>
            <w:r w:rsidRPr="00BB1BDA">
              <w:rPr>
                <w:rFonts w:ascii="Open Sans" w:hAnsi="Open Sans" w:cs="Open Sans"/>
                <w:b w:val="0"/>
                <w:i/>
                <w:sz w:val="18"/>
              </w:rPr>
              <w:t xml:space="preserve">If applicable </w:t>
            </w:r>
          </w:p>
        </w:tc>
        <w:tc>
          <w:tcPr>
            <w:tcW w:w="3750" w:type="pct"/>
            <w:gridSpan w:val="4"/>
            <w:vAlign w:val="center"/>
          </w:tcPr>
          <w:p w14:paraId="0F5DB923" w14:textId="5FA47E32" w:rsidR="00A37A23" w:rsidRPr="00BB1BDA" w:rsidRDefault="00A37A23" w:rsidP="00A37A23">
            <w:pPr>
              <w:pStyle w:val="TableText"/>
              <w:rPr>
                <w:rFonts w:ascii="Open Sans" w:hAnsi="Open Sans" w:cs="Open Sans"/>
              </w:rPr>
            </w:pPr>
            <w:r w:rsidRPr="00BB1BDA">
              <w:rPr>
                <w:rFonts w:ascii="Open Sans" w:hAnsi="Open Sans" w:cs="Open Sans"/>
              </w:rPr>
              <w:t>N\A</w:t>
            </w:r>
          </w:p>
        </w:tc>
      </w:tr>
      <w:tr w:rsidR="00445EC0" w:rsidRPr="00BB1BDA" w14:paraId="53C82E5F" w14:textId="77777777" w:rsidTr="0045702F">
        <w:tc>
          <w:tcPr>
            <w:tcW w:w="1250" w:type="pct"/>
            <w:shd w:val="clear" w:color="auto" w:fill="D9D9D9" w:themeFill="background1" w:themeFillShade="D9"/>
            <w:vAlign w:val="center"/>
          </w:tcPr>
          <w:p w14:paraId="794CECF2" w14:textId="7F3F4392" w:rsidR="00445EC0" w:rsidRPr="00BB1BDA" w:rsidRDefault="00445EC0" w:rsidP="0047173F">
            <w:pPr>
              <w:pStyle w:val="TableHeading"/>
              <w:rPr>
                <w:rFonts w:ascii="Open Sans" w:hAnsi="Open Sans" w:cs="Open Sans"/>
              </w:rPr>
            </w:pPr>
            <w:r w:rsidRPr="00BB1BDA">
              <w:rPr>
                <w:rFonts w:ascii="Open Sans" w:hAnsi="Open Sans" w:cs="Open Sans"/>
              </w:rPr>
              <w:t>Assessment Name</w:t>
            </w:r>
          </w:p>
        </w:tc>
        <w:tc>
          <w:tcPr>
            <w:tcW w:w="1594" w:type="pct"/>
            <w:vAlign w:val="center"/>
          </w:tcPr>
          <w:p w14:paraId="172AFD46" w14:textId="1B5AFD02" w:rsidR="00445EC0" w:rsidRPr="00BB1BDA" w:rsidRDefault="00A37A23" w:rsidP="0047173F">
            <w:pPr>
              <w:pStyle w:val="TableText"/>
              <w:rPr>
                <w:rFonts w:ascii="Open Sans" w:hAnsi="Open Sans" w:cs="Open Sans"/>
              </w:rPr>
            </w:pPr>
            <w:r w:rsidRPr="00BB1BDA">
              <w:rPr>
                <w:rFonts w:ascii="Open Sans" w:hAnsi="Open Sans" w:cs="Open Sans"/>
                <w:szCs w:val="22"/>
              </w:rPr>
              <w:t>Portfolio</w:t>
            </w:r>
          </w:p>
        </w:tc>
        <w:tc>
          <w:tcPr>
            <w:tcW w:w="1254" w:type="pct"/>
            <w:gridSpan w:val="2"/>
            <w:shd w:val="clear" w:color="auto" w:fill="D9D9D9" w:themeFill="background1" w:themeFillShade="D9"/>
            <w:vAlign w:val="center"/>
          </w:tcPr>
          <w:p w14:paraId="6743158F" w14:textId="19D5B9E6" w:rsidR="00445EC0" w:rsidRPr="00BB1BDA" w:rsidRDefault="00445EC0" w:rsidP="0047173F">
            <w:pPr>
              <w:pStyle w:val="TableHeading"/>
              <w:rPr>
                <w:rFonts w:ascii="Open Sans" w:hAnsi="Open Sans" w:cs="Open Sans"/>
              </w:rPr>
            </w:pPr>
            <w:r w:rsidRPr="00BB1BDA">
              <w:rPr>
                <w:rFonts w:ascii="Open Sans" w:hAnsi="Open Sans" w:cs="Open Sans"/>
              </w:rPr>
              <w:t xml:space="preserve">Assessment Task No. </w:t>
            </w:r>
          </w:p>
        </w:tc>
        <w:tc>
          <w:tcPr>
            <w:tcW w:w="902" w:type="pct"/>
            <w:vAlign w:val="center"/>
          </w:tcPr>
          <w:p w14:paraId="139EF275" w14:textId="3E180F54" w:rsidR="00445EC0" w:rsidRPr="00BB1BDA" w:rsidRDefault="005A2A14" w:rsidP="0047173F">
            <w:pPr>
              <w:pStyle w:val="TableText"/>
              <w:rPr>
                <w:rFonts w:ascii="Open Sans" w:hAnsi="Open Sans" w:cs="Open Sans"/>
              </w:rPr>
            </w:pPr>
            <w:r>
              <w:rPr>
                <w:rFonts w:ascii="Open Sans" w:hAnsi="Open Sans" w:cs="Open Sans"/>
                <w:szCs w:val="22"/>
              </w:rPr>
              <w:t>2</w:t>
            </w:r>
            <w:r w:rsidR="00330031" w:rsidRPr="00BB1BDA">
              <w:rPr>
                <w:rFonts w:ascii="Open Sans" w:hAnsi="Open Sans" w:cs="Open Sans"/>
                <w:szCs w:val="22"/>
              </w:rPr>
              <w:t xml:space="preserve"> </w:t>
            </w:r>
            <w:r w:rsidR="00445EC0" w:rsidRPr="00BB1BDA">
              <w:rPr>
                <w:rFonts w:ascii="Open Sans" w:hAnsi="Open Sans" w:cs="Open Sans"/>
                <w:szCs w:val="22"/>
              </w:rPr>
              <w:t xml:space="preserve">of </w:t>
            </w:r>
            <w:r>
              <w:rPr>
                <w:rFonts w:ascii="Open Sans" w:hAnsi="Open Sans" w:cs="Open Sans"/>
                <w:szCs w:val="22"/>
              </w:rPr>
              <w:t>2</w:t>
            </w:r>
          </w:p>
        </w:tc>
      </w:tr>
      <w:tr w:rsidR="001C7835" w:rsidRPr="00BB1BDA" w14:paraId="21E2B7E6" w14:textId="77777777" w:rsidTr="001C7835">
        <w:tc>
          <w:tcPr>
            <w:tcW w:w="1250" w:type="pct"/>
            <w:shd w:val="clear" w:color="auto" w:fill="D9D9D9" w:themeFill="background1" w:themeFillShade="D9"/>
            <w:vAlign w:val="center"/>
          </w:tcPr>
          <w:p w14:paraId="41A7D15F" w14:textId="77777777" w:rsidR="001C7835" w:rsidRPr="00BB1BDA" w:rsidRDefault="001C7835" w:rsidP="0047173F">
            <w:pPr>
              <w:pStyle w:val="TableHeading"/>
              <w:rPr>
                <w:rFonts w:ascii="Open Sans" w:hAnsi="Open Sans" w:cs="Open Sans"/>
              </w:rPr>
            </w:pPr>
            <w:r w:rsidRPr="00BB1BDA">
              <w:rPr>
                <w:rFonts w:ascii="Open Sans" w:hAnsi="Open Sans" w:cs="Open Sans"/>
              </w:rPr>
              <w:t>Assessment Due Date</w:t>
            </w:r>
          </w:p>
        </w:tc>
        <w:tc>
          <w:tcPr>
            <w:tcW w:w="3750" w:type="pct"/>
            <w:gridSpan w:val="4"/>
            <w:vAlign w:val="center"/>
          </w:tcPr>
          <w:p w14:paraId="394186F2" w14:textId="0ABCDDCF" w:rsidR="001C7835" w:rsidRPr="00BB1BDA" w:rsidRDefault="001C7835" w:rsidP="0047173F">
            <w:pPr>
              <w:pStyle w:val="TableText"/>
              <w:rPr>
                <w:rFonts w:ascii="Open Sans" w:hAnsi="Open Sans" w:cs="Open Sans"/>
              </w:rPr>
            </w:pPr>
            <w:bookmarkStart w:id="3" w:name="AssessDate"/>
            <w:bookmarkEnd w:id="3"/>
            <w:r w:rsidRPr="00BB1BDA">
              <w:rPr>
                <w:rFonts w:ascii="Open Sans" w:hAnsi="Open Sans" w:cs="Open Sans"/>
              </w:rPr>
              <w:t>Week 8</w:t>
            </w:r>
          </w:p>
        </w:tc>
      </w:tr>
      <w:tr w:rsidR="00A12359" w:rsidRPr="00BB1BDA" w14:paraId="5AE4AD41" w14:textId="77777777" w:rsidTr="0045702F">
        <w:tc>
          <w:tcPr>
            <w:tcW w:w="1250" w:type="pct"/>
            <w:shd w:val="clear" w:color="auto" w:fill="D9D9D9" w:themeFill="background1" w:themeFillShade="D9"/>
            <w:vAlign w:val="center"/>
          </w:tcPr>
          <w:p w14:paraId="550B9C29" w14:textId="77BAEDBC" w:rsidR="00A12359" w:rsidRPr="00BB1BDA" w:rsidRDefault="00A12359" w:rsidP="0047173F">
            <w:pPr>
              <w:pStyle w:val="TableHeading"/>
              <w:rPr>
                <w:rFonts w:ascii="Open Sans" w:hAnsi="Open Sans" w:cs="Open Sans"/>
              </w:rPr>
            </w:pPr>
            <w:r w:rsidRPr="00BB1BDA">
              <w:rPr>
                <w:rFonts w:ascii="Open Sans" w:hAnsi="Open Sans" w:cs="Open Sans"/>
              </w:rPr>
              <w:t xml:space="preserve">Assessor Name </w:t>
            </w:r>
          </w:p>
        </w:tc>
        <w:tc>
          <w:tcPr>
            <w:tcW w:w="3750" w:type="pct"/>
            <w:gridSpan w:val="4"/>
            <w:vAlign w:val="center"/>
          </w:tcPr>
          <w:p w14:paraId="19227B66" w14:textId="75792A71" w:rsidR="00A12359" w:rsidRPr="00BB1BDA" w:rsidRDefault="00146D9E" w:rsidP="0047173F">
            <w:pPr>
              <w:pStyle w:val="TableText"/>
              <w:rPr>
                <w:rFonts w:ascii="Open Sans" w:hAnsi="Open Sans" w:cs="Open Sans"/>
              </w:rPr>
            </w:pPr>
            <w:bookmarkStart w:id="4" w:name="TeacherName"/>
            <w:bookmarkEnd w:id="4"/>
            <w:r>
              <w:rPr>
                <w:rFonts w:ascii="Open Sans" w:hAnsi="Open Sans" w:cs="Open Sans"/>
              </w:rPr>
              <w:t>Adam Garbutt</w:t>
            </w:r>
          </w:p>
        </w:tc>
      </w:tr>
      <w:tr w:rsidR="00A12359" w:rsidRPr="00BB1BDA" w14:paraId="046F6763" w14:textId="77777777" w:rsidTr="0045702F">
        <w:tc>
          <w:tcPr>
            <w:tcW w:w="5000" w:type="pct"/>
            <w:gridSpan w:val="5"/>
            <w:shd w:val="clear" w:color="auto" w:fill="D9D9D9" w:themeFill="background1" w:themeFillShade="D9"/>
            <w:vAlign w:val="center"/>
          </w:tcPr>
          <w:p w14:paraId="11B5BF0F" w14:textId="1287B317" w:rsidR="00A12359" w:rsidRPr="00BB1BDA" w:rsidRDefault="00A12359" w:rsidP="0047173F">
            <w:pPr>
              <w:pStyle w:val="TableText"/>
              <w:rPr>
                <w:rFonts w:ascii="Open Sans" w:hAnsi="Open Sans" w:cs="Open Sans"/>
                <w:sz w:val="20"/>
              </w:rPr>
            </w:pPr>
            <w:r w:rsidRPr="00BB1BDA">
              <w:rPr>
                <w:rFonts w:ascii="Open Sans" w:hAnsi="Open Sans" w:cs="Open Sans"/>
                <w:b/>
              </w:rPr>
              <w:t>Student Declaration:</w:t>
            </w:r>
            <w:r w:rsidRPr="00BB1BDA">
              <w:rPr>
                <w:rFonts w:ascii="Open Sans" w:hAnsi="Open Sans" w:cs="Open Sans"/>
              </w:rPr>
              <w:t xml:space="preserve">  I declare that this assessment is my own work.  Any ideas and comments made by other people have been acknowledged as references.  I understand that if this statement is found to be false, it will be regarded as misconduct and will be subject to disciplinary action as outlined in the TAFE Queensland Student Rules.  I understand that by emailing or submitting this assessment electronically, I agree to this Declaration in lieu of a written signature.</w:t>
            </w:r>
          </w:p>
        </w:tc>
      </w:tr>
      <w:tr w:rsidR="00A12359" w:rsidRPr="00BB1BDA" w14:paraId="34B1729E" w14:textId="77777777" w:rsidTr="0045702F">
        <w:tc>
          <w:tcPr>
            <w:tcW w:w="1250" w:type="pct"/>
            <w:shd w:val="clear" w:color="auto" w:fill="D9D9D9" w:themeFill="background1" w:themeFillShade="D9"/>
            <w:vAlign w:val="center"/>
          </w:tcPr>
          <w:p w14:paraId="40DDF8A3" w14:textId="77777777" w:rsidR="00A12359" w:rsidRPr="00BB1BDA" w:rsidRDefault="00A12359" w:rsidP="0047173F">
            <w:pPr>
              <w:pStyle w:val="TableHeading"/>
              <w:rPr>
                <w:rFonts w:ascii="Open Sans" w:hAnsi="Open Sans" w:cs="Open Sans"/>
                <w:sz w:val="20"/>
              </w:rPr>
            </w:pPr>
            <w:r w:rsidRPr="00BB1BDA">
              <w:rPr>
                <w:rFonts w:ascii="Open Sans" w:hAnsi="Open Sans" w:cs="Open Sans"/>
              </w:rPr>
              <w:t>Student Signature</w:t>
            </w:r>
          </w:p>
        </w:tc>
        <w:tc>
          <w:tcPr>
            <w:tcW w:w="2222" w:type="pct"/>
            <w:gridSpan w:val="2"/>
            <w:vAlign w:val="center"/>
          </w:tcPr>
          <w:p w14:paraId="1E985D7C" w14:textId="66CEAFA3" w:rsidR="00A12359" w:rsidRPr="00BB1BDA" w:rsidRDefault="00654D8C" w:rsidP="0047173F">
            <w:pPr>
              <w:pStyle w:val="TableText"/>
              <w:rPr>
                <w:rFonts w:ascii="Open Sans" w:hAnsi="Open Sans" w:cs="Open Sans"/>
              </w:rPr>
            </w:pPr>
            <w:r>
              <w:rPr>
                <w:rFonts w:ascii="Open Sans" w:hAnsi="Open Sans" w:cs="Open Sans"/>
              </w:rPr>
              <w:t>Hayden Druve</w:t>
            </w:r>
          </w:p>
        </w:tc>
        <w:tc>
          <w:tcPr>
            <w:tcW w:w="626" w:type="pct"/>
            <w:shd w:val="clear" w:color="auto" w:fill="D9D9D9" w:themeFill="background1" w:themeFillShade="D9"/>
            <w:vAlign w:val="center"/>
          </w:tcPr>
          <w:p w14:paraId="56471079" w14:textId="77777777" w:rsidR="00A12359" w:rsidRPr="00BB1BDA" w:rsidRDefault="00A12359" w:rsidP="0047173F">
            <w:pPr>
              <w:pStyle w:val="TableHeading"/>
              <w:rPr>
                <w:rFonts w:ascii="Open Sans" w:hAnsi="Open Sans" w:cs="Open Sans"/>
                <w:sz w:val="20"/>
              </w:rPr>
            </w:pPr>
            <w:r w:rsidRPr="00BB1BDA">
              <w:rPr>
                <w:rFonts w:ascii="Open Sans" w:hAnsi="Open Sans" w:cs="Open Sans"/>
              </w:rPr>
              <w:t>Date</w:t>
            </w:r>
          </w:p>
        </w:tc>
        <w:tc>
          <w:tcPr>
            <w:tcW w:w="902" w:type="pct"/>
            <w:vAlign w:val="center"/>
          </w:tcPr>
          <w:p w14:paraId="7F4FD529" w14:textId="3AEF42F7" w:rsidR="00A12359" w:rsidRPr="00BB1BDA" w:rsidRDefault="00654D8C" w:rsidP="0047173F">
            <w:pPr>
              <w:pStyle w:val="TableText"/>
              <w:rPr>
                <w:rFonts w:ascii="Open Sans" w:hAnsi="Open Sans" w:cs="Open Sans"/>
              </w:rPr>
            </w:pPr>
            <w:r>
              <w:rPr>
                <w:rFonts w:ascii="Open Sans" w:hAnsi="Open Sans" w:cs="Open Sans"/>
              </w:rPr>
              <w:t>19/10/2024</w:t>
            </w:r>
          </w:p>
        </w:tc>
      </w:tr>
    </w:tbl>
    <w:p w14:paraId="55E00D6D" w14:textId="308B9FBF" w:rsidR="00970EC3" w:rsidRPr="00BB1BDA" w:rsidRDefault="00970EC3">
      <w:pPr>
        <w:rPr>
          <w:rFonts w:ascii="Open Sans" w:hAnsi="Open Sans" w:cs="Open Sans"/>
        </w:rPr>
      </w:pPr>
    </w:p>
    <w:p w14:paraId="777C248C" w14:textId="77777777" w:rsidR="00970EC3" w:rsidRPr="00BB1BDA" w:rsidRDefault="00970EC3">
      <w:pPr>
        <w:widowControl/>
        <w:suppressAutoHyphens w:val="0"/>
        <w:spacing w:before="0" w:after="0" w:line="240" w:lineRule="auto"/>
        <w:rPr>
          <w:rFonts w:ascii="Open Sans" w:hAnsi="Open Sans" w:cs="Open Sans"/>
        </w:rPr>
      </w:pPr>
      <w:r w:rsidRPr="00BB1BDA">
        <w:rPr>
          <w:rFonts w:ascii="Open Sans" w:hAnsi="Open Sans" w:cs="Open Sans"/>
        </w:rPr>
        <w:br w:type="page"/>
      </w:r>
    </w:p>
    <w:p w14:paraId="3D2ADDCC" w14:textId="77777777" w:rsidR="00BF4678" w:rsidRPr="00BB1BDA" w:rsidRDefault="00BF4678">
      <w:pPr>
        <w:rPr>
          <w:rFonts w:ascii="Open Sans" w:hAnsi="Open Sans" w:cs="Open Sans"/>
        </w:rPr>
      </w:pPr>
    </w:p>
    <w:tbl>
      <w:tblPr>
        <w:tblStyle w:val="TableGrid"/>
        <w:tblW w:w="0" w:type="auto"/>
        <w:tblInd w:w="108" w:type="dxa"/>
        <w:tblLook w:val="04A0" w:firstRow="1" w:lastRow="0" w:firstColumn="1" w:lastColumn="0" w:noHBand="0" w:noVBand="1"/>
      </w:tblPr>
      <w:tblGrid>
        <w:gridCol w:w="2021"/>
        <w:gridCol w:w="8291"/>
      </w:tblGrid>
      <w:tr w:rsidR="00825E6C" w:rsidRPr="00BB1BDA" w14:paraId="55AE84F5" w14:textId="77777777" w:rsidTr="006D42D5">
        <w:tc>
          <w:tcPr>
            <w:tcW w:w="2021" w:type="dxa"/>
            <w:shd w:val="clear" w:color="auto" w:fill="D9D9D9" w:themeFill="background1" w:themeFillShade="D9"/>
          </w:tcPr>
          <w:p w14:paraId="5241B4D3" w14:textId="77777777" w:rsidR="00825E6C" w:rsidRPr="00BB1BDA" w:rsidRDefault="00825E6C" w:rsidP="00EA4D68">
            <w:pPr>
              <w:spacing w:before="80" w:after="80"/>
              <w:rPr>
                <w:rFonts w:ascii="Open Sans" w:hAnsi="Open Sans" w:cs="Open Sans"/>
                <w:b/>
                <w:szCs w:val="22"/>
              </w:rPr>
            </w:pPr>
            <w:r w:rsidRPr="00BB1BDA">
              <w:rPr>
                <w:rFonts w:ascii="Open Sans" w:hAnsi="Open Sans" w:cs="Open Sans"/>
                <w:b/>
                <w:szCs w:val="22"/>
              </w:rPr>
              <w:t>Instructions to Student</w:t>
            </w:r>
          </w:p>
        </w:tc>
        <w:tc>
          <w:tcPr>
            <w:tcW w:w="8291" w:type="dxa"/>
          </w:tcPr>
          <w:p w14:paraId="79E2180C" w14:textId="5C21C473" w:rsidR="00FB3EC9" w:rsidRPr="00BB1BDA" w:rsidRDefault="00FB3EC9" w:rsidP="00FB3EC9">
            <w:pPr>
              <w:pStyle w:val="Tabletext0"/>
              <w:rPr>
                <w:rFonts w:ascii="Open Sans" w:hAnsi="Open Sans" w:cs="Open Sans"/>
                <w:b/>
              </w:rPr>
            </w:pPr>
            <w:r w:rsidRPr="00BB1BDA">
              <w:rPr>
                <w:rFonts w:ascii="Open Sans" w:hAnsi="Open Sans" w:cs="Open Sans"/>
                <w:b/>
              </w:rPr>
              <w:t>General Instructions:</w:t>
            </w:r>
          </w:p>
          <w:p w14:paraId="06E86096" w14:textId="45ED020F" w:rsidR="00FB3EC9" w:rsidRPr="00BB1BDA" w:rsidRDefault="00FB3EC9" w:rsidP="00330031">
            <w:pPr>
              <w:pStyle w:val="Tabletext0"/>
              <w:rPr>
                <w:rFonts w:ascii="Open Sans" w:hAnsi="Open Sans" w:cs="Open Sans"/>
              </w:rPr>
            </w:pPr>
            <w:r w:rsidRPr="00BB1BDA">
              <w:rPr>
                <w:rFonts w:ascii="Open Sans" w:hAnsi="Open Sans" w:cs="Open Sans"/>
              </w:rPr>
              <w:t xml:space="preserve">You are required to complete </w:t>
            </w:r>
            <w:r w:rsidR="0013710E" w:rsidRPr="00BB1BDA">
              <w:rPr>
                <w:rFonts w:ascii="Open Sans" w:hAnsi="Open Sans" w:cs="Open Sans"/>
              </w:rPr>
              <w:t>Parts</w:t>
            </w:r>
            <w:r w:rsidRPr="00BB1BDA">
              <w:rPr>
                <w:rFonts w:ascii="Open Sans" w:hAnsi="Open Sans" w:cs="Open Sans"/>
              </w:rPr>
              <w:t xml:space="preserve"> 1 – 8 below (starting Page 3 of this document). There will be a variety of practical tasks that require screenshots, explanations, completing templates, checklists and filling out tables.</w:t>
            </w:r>
            <w:r w:rsidR="00330031" w:rsidRPr="00BB1BDA">
              <w:rPr>
                <w:rFonts w:ascii="Open Sans" w:hAnsi="Open Sans" w:cs="Open Sans"/>
              </w:rPr>
              <w:t xml:space="preserve"> </w:t>
            </w:r>
            <w:r w:rsidRPr="00BB1BDA">
              <w:rPr>
                <w:rFonts w:ascii="Open Sans" w:hAnsi="Open Sans" w:cs="Open Sans"/>
              </w:rPr>
              <w:t>This is an individual assessment</w:t>
            </w:r>
            <w:r w:rsidR="004A7DCB" w:rsidRPr="00BB1BDA">
              <w:rPr>
                <w:rFonts w:ascii="Open Sans" w:hAnsi="Open Sans" w:cs="Open Sans"/>
              </w:rPr>
              <w:t>. A</w:t>
            </w:r>
            <w:r w:rsidRPr="00BB1BDA">
              <w:rPr>
                <w:rFonts w:ascii="Open Sans" w:hAnsi="Open Sans" w:cs="Open Sans"/>
              </w:rPr>
              <w:t>ll answers must be in your own words and screenshots must have your name and student number shown within the screenshot. Example: Have a text document open with your name and student number to verify it is your work.</w:t>
            </w:r>
          </w:p>
          <w:p w14:paraId="5E224003" w14:textId="167A68DD" w:rsidR="00FB3EC9" w:rsidRPr="00BB1BDA" w:rsidRDefault="00445EC0" w:rsidP="00330031">
            <w:pPr>
              <w:rPr>
                <w:rStyle w:val="normaltextrun"/>
                <w:rFonts w:ascii="Open Sans" w:hAnsi="Open Sans" w:cs="Open Sans"/>
                <w:szCs w:val="22"/>
              </w:rPr>
            </w:pPr>
            <w:r w:rsidRPr="00BB1BDA">
              <w:rPr>
                <w:rFonts w:ascii="Open Sans" w:hAnsi="Open Sans" w:cs="Open Sans"/>
                <w:b/>
                <w:szCs w:val="22"/>
              </w:rPr>
              <w:t>Materials to be s</w:t>
            </w:r>
            <w:r w:rsidR="00825E6C" w:rsidRPr="00BB1BDA">
              <w:rPr>
                <w:rFonts w:ascii="Open Sans" w:hAnsi="Open Sans" w:cs="Open Sans"/>
                <w:b/>
                <w:szCs w:val="22"/>
              </w:rPr>
              <w:t>upplied</w:t>
            </w:r>
            <w:r w:rsidR="00712B9B" w:rsidRPr="00BB1BDA">
              <w:rPr>
                <w:rFonts w:ascii="Open Sans" w:hAnsi="Open Sans" w:cs="Open Sans"/>
                <w:b/>
                <w:szCs w:val="22"/>
              </w:rPr>
              <w:t xml:space="preserve"> by Student</w:t>
            </w:r>
            <w:r w:rsidR="00825E6C" w:rsidRPr="00BB1BDA">
              <w:rPr>
                <w:rFonts w:ascii="Open Sans" w:hAnsi="Open Sans" w:cs="Open Sans"/>
                <w:b/>
                <w:szCs w:val="22"/>
              </w:rPr>
              <w:t>:</w:t>
            </w:r>
            <w:r w:rsidR="00825E6C" w:rsidRPr="00BB1BDA">
              <w:rPr>
                <w:rFonts w:ascii="Open Sans" w:hAnsi="Open Sans" w:cs="Open Sans"/>
                <w:szCs w:val="22"/>
              </w:rPr>
              <w:t xml:space="preserve"> </w:t>
            </w:r>
          </w:p>
          <w:p w14:paraId="3E1457F2" w14:textId="3A787160" w:rsidR="00FB2C0B" w:rsidRPr="00BB1BDA" w:rsidRDefault="00FB2C0B" w:rsidP="00611F1E">
            <w:pPr>
              <w:pStyle w:val="paragraph"/>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Access to a computer with: </w:t>
            </w:r>
          </w:p>
          <w:p w14:paraId="2D7EB5E8" w14:textId="5E4D6632" w:rsidR="00FB2C0B" w:rsidRPr="00BB1BDA" w:rsidRDefault="00FB2C0B" w:rsidP="00330031">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Internet access </w:t>
            </w:r>
          </w:p>
          <w:p w14:paraId="71155AB2" w14:textId="440785DA" w:rsidR="00FB2C0B" w:rsidRPr="00BB1BDA" w:rsidRDefault="00FB2C0B" w:rsidP="00330031">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Web browser </w:t>
            </w:r>
          </w:p>
          <w:p w14:paraId="5B456190" w14:textId="0D2D08B7" w:rsidR="00FB2C0B" w:rsidRPr="00BB1BDA" w:rsidRDefault="00FB2C0B" w:rsidP="00330031">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Microsoft office </w:t>
            </w:r>
          </w:p>
          <w:p w14:paraId="0FBCB7BE" w14:textId="6C2D6549" w:rsidR="00FB2C0B" w:rsidRPr="00BB1BDA" w:rsidRDefault="00B023B7" w:rsidP="00330031">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 xml:space="preserve">VirtualBox </w:t>
            </w:r>
            <w:r w:rsidR="00FB3EC9" w:rsidRPr="00BB1BDA">
              <w:rPr>
                <w:rStyle w:val="normaltextrun"/>
                <w:rFonts w:ascii="Open Sans" w:hAnsi="Open Sans" w:cs="Open Sans"/>
                <w:sz w:val="22"/>
                <w:szCs w:val="22"/>
              </w:rPr>
              <w:t>Virtual Machine Software</w:t>
            </w:r>
          </w:p>
          <w:p w14:paraId="0CC4E48D" w14:textId="4334632F" w:rsidR="00FB3EC9" w:rsidRPr="00BB1BDA" w:rsidRDefault="00FB3EC9" w:rsidP="00330031">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Windows 10 Virtual Machines</w:t>
            </w:r>
          </w:p>
          <w:p w14:paraId="3A359DCB" w14:textId="4F714901" w:rsidR="00825E6C" w:rsidRPr="00BB1BDA" w:rsidRDefault="00FB3EC9" w:rsidP="007F6C84">
            <w:pPr>
              <w:pStyle w:val="paragraph"/>
              <w:numPr>
                <w:ilvl w:val="0"/>
                <w:numId w:val="25"/>
              </w:numPr>
              <w:spacing w:before="0" w:beforeAutospacing="0" w:after="0" w:afterAutospacing="0"/>
              <w:textAlignment w:val="baseline"/>
              <w:rPr>
                <w:rFonts w:ascii="Open Sans" w:hAnsi="Open Sans" w:cs="Open Sans"/>
                <w:sz w:val="22"/>
                <w:szCs w:val="22"/>
              </w:rPr>
            </w:pPr>
            <w:proofErr w:type="spellStart"/>
            <w:r w:rsidRPr="00BB1BDA">
              <w:rPr>
                <w:rStyle w:val="normaltextrun"/>
                <w:rFonts w:ascii="Open Sans" w:hAnsi="Open Sans" w:cs="Open Sans"/>
                <w:sz w:val="22"/>
                <w:szCs w:val="22"/>
              </w:rPr>
              <w:t>HashCalc</w:t>
            </w:r>
            <w:proofErr w:type="spellEnd"/>
            <w:r w:rsidR="007F6C84" w:rsidRPr="00BB1BDA">
              <w:rPr>
                <w:rStyle w:val="normaltextrun"/>
                <w:rFonts w:ascii="Open Sans" w:hAnsi="Open Sans" w:cs="Open Sans"/>
                <w:sz w:val="22"/>
                <w:szCs w:val="22"/>
              </w:rPr>
              <w:t>, 7zip and/or</w:t>
            </w:r>
            <w:r w:rsidR="00B023B7" w:rsidRPr="00BB1BDA">
              <w:rPr>
                <w:rStyle w:val="normaltextrun"/>
                <w:rFonts w:ascii="Open Sans" w:hAnsi="Open Sans" w:cs="Open Sans"/>
                <w:sz w:val="22"/>
                <w:szCs w:val="22"/>
              </w:rPr>
              <w:t xml:space="preserve"> Eraser </w:t>
            </w:r>
            <w:r w:rsidRPr="00BB1BDA">
              <w:rPr>
                <w:rStyle w:val="normaltextrun"/>
                <w:rFonts w:ascii="Open Sans" w:hAnsi="Open Sans" w:cs="Open Sans"/>
                <w:sz w:val="22"/>
                <w:szCs w:val="22"/>
              </w:rPr>
              <w:t>Software</w:t>
            </w:r>
          </w:p>
          <w:p w14:paraId="35F3484B" w14:textId="77777777" w:rsidR="00825E6C" w:rsidRPr="00BB1BDA" w:rsidRDefault="00825E6C">
            <w:pPr>
              <w:rPr>
                <w:rFonts w:ascii="Open Sans" w:hAnsi="Open Sans" w:cs="Open Sans"/>
                <w:b/>
                <w:szCs w:val="22"/>
              </w:rPr>
            </w:pPr>
            <w:r w:rsidRPr="00BB1BDA">
              <w:rPr>
                <w:rFonts w:ascii="Open Sans" w:hAnsi="Open Sans" w:cs="Open Sans"/>
                <w:b/>
                <w:szCs w:val="22"/>
              </w:rPr>
              <w:t xml:space="preserve">Work, Health and Safety: </w:t>
            </w:r>
          </w:p>
          <w:p w14:paraId="10584BCD" w14:textId="25382018" w:rsidR="00330031" w:rsidRPr="00BB1BDA" w:rsidRDefault="006D42D5" w:rsidP="00330031">
            <w:pPr>
              <w:rPr>
                <w:rFonts w:ascii="Open Sans" w:hAnsi="Open Sans" w:cs="Open Sans"/>
                <w:szCs w:val="22"/>
              </w:rPr>
            </w:pPr>
            <w:r w:rsidRPr="00BB1BDA">
              <w:rPr>
                <w:rFonts w:ascii="Open Sans" w:hAnsi="Open Sans" w:cs="Open Sans"/>
              </w:rPr>
              <w:t xml:space="preserve">A work health and safety check of the assessment environment is to be conducted prior to the assessment and any hazards addressed appropriately. </w:t>
            </w:r>
            <w:r w:rsidR="00445EC0" w:rsidRPr="00BB1BDA">
              <w:rPr>
                <w:rFonts w:ascii="Open Sans" w:hAnsi="Open Sans" w:cs="Open Sans"/>
                <w:szCs w:val="22"/>
              </w:rPr>
              <w:t xml:space="preserve"> </w:t>
            </w:r>
          </w:p>
          <w:p w14:paraId="31EAA380" w14:textId="4783D215" w:rsidR="00825E6C" w:rsidRPr="00BB1BDA" w:rsidRDefault="00825E6C">
            <w:pPr>
              <w:rPr>
                <w:rFonts w:ascii="Open Sans" w:hAnsi="Open Sans" w:cs="Open Sans"/>
                <w:b/>
                <w:szCs w:val="22"/>
              </w:rPr>
            </w:pPr>
            <w:r w:rsidRPr="00BB1BDA">
              <w:rPr>
                <w:rFonts w:ascii="Open Sans" w:hAnsi="Open Sans" w:cs="Open Sans"/>
                <w:b/>
                <w:szCs w:val="22"/>
              </w:rPr>
              <w:t>Assessment Criteria:</w:t>
            </w:r>
          </w:p>
          <w:p w14:paraId="118F262B" w14:textId="77777777" w:rsidR="00825E6C" w:rsidRPr="00BB1BDA" w:rsidRDefault="00825E6C">
            <w:pPr>
              <w:rPr>
                <w:rFonts w:ascii="Open Sans" w:hAnsi="Open Sans" w:cs="Open Sans"/>
                <w:szCs w:val="22"/>
              </w:rPr>
            </w:pPr>
            <w:r w:rsidRPr="00BB1BDA">
              <w:rPr>
                <w:rFonts w:ascii="Open Sans" w:hAnsi="Open Sans" w:cs="Open Sans"/>
                <w:szCs w:val="22"/>
              </w:rPr>
              <w:t>To achieve a satisfactory result, your assessor will be looking for your ability to demonstrate the following key skills/tasks/knowledge to an acceptable industry standard:</w:t>
            </w:r>
          </w:p>
          <w:p w14:paraId="56775837" w14:textId="77777777" w:rsidR="006D42D5" w:rsidRPr="00BB1BDA" w:rsidRDefault="006D42D5" w:rsidP="006D42D5">
            <w:pPr>
              <w:pStyle w:val="Tablebullet-main0"/>
              <w:numPr>
                <w:ilvl w:val="0"/>
                <w:numId w:val="25"/>
              </w:numPr>
              <w:rPr>
                <w:rFonts w:ascii="Open Sans" w:hAnsi="Open Sans" w:cs="Open Sans"/>
              </w:rPr>
            </w:pPr>
            <w:r w:rsidRPr="00BB1BDA">
              <w:rPr>
                <w:rFonts w:ascii="Open Sans" w:hAnsi="Open Sans" w:cs="Open Sans"/>
              </w:rPr>
              <w:t>Classify and label sensitive data according to Anytown Marketing policies</w:t>
            </w:r>
          </w:p>
          <w:p w14:paraId="6DB20B5C" w14:textId="77777777" w:rsidR="00825E6C" w:rsidRPr="00BB1BDA" w:rsidRDefault="006D42D5" w:rsidP="006D42D5">
            <w:pPr>
              <w:pStyle w:val="Tablebullet-main0"/>
              <w:numPr>
                <w:ilvl w:val="0"/>
                <w:numId w:val="25"/>
              </w:numPr>
              <w:rPr>
                <w:rFonts w:ascii="Open Sans" w:hAnsi="Open Sans" w:cs="Open Sans"/>
              </w:rPr>
            </w:pPr>
            <w:r w:rsidRPr="00BB1BDA">
              <w:rPr>
                <w:rFonts w:ascii="Open Sans" w:hAnsi="Open Sans" w:cs="Open Sans"/>
              </w:rPr>
              <w:t>Encrypt device</w:t>
            </w:r>
            <w:r w:rsidR="00445EC0" w:rsidRPr="00BB1BDA">
              <w:rPr>
                <w:rFonts w:ascii="Open Sans" w:hAnsi="Open Sans" w:cs="Open Sans"/>
              </w:rPr>
              <w:t xml:space="preserve"> </w:t>
            </w:r>
            <w:r w:rsidRPr="00BB1BDA">
              <w:rPr>
                <w:rFonts w:ascii="Open Sans" w:hAnsi="Open Sans" w:cs="Open Sans"/>
              </w:rPr>
              <w:t>hard drives</w:t>
            </w:r>
          </w:p>
          <w:p w14:paraId="49FA5D42" w14:textId="77777777" w:rsidR="006D42D5" w:rsidRPr="00BB1BDA" w:rsidRDefault="006D42D5" w:rsidP="006D42D5">
            <w:pPr>
              <w:pStyle w:val="Tablebullet-main0"/>
              <w:numPr>
                <w:ilvl w:val="0"/>
                <w:numId w:val="25"/>
              </w:numPr>
              <w:rPr>
                <w:rFonts w:ascii="Open Sans" w:hAnsi="Open Sans" w:cs="Open Sans"/>
              </w:rPr>
            </w:pPr>
            <w:r w:rsidRPr="00BB1BDA">
              <w:rPr>
                <w:rFonts w:ascii="Open Sans" w:hAnsi="Open Sans" w:cs="Open Sans"/>
              </w:rPr>
              <w:t>Implement access controls to sensitive information</w:t>
            </w:r>
          </w:p>
          <w:p w14:paraId="7FBE0BAE" w14:textId="77777777" w:rsidR="006D42D5" w:rsidRPr="00BB1BDA" w:rsidRDefault="006D42D5" w:rsidP="006D42D5">
            <w:pPr>
              <w:pStyle w:val="Tablebullet-main0"/>
              <w:numPr>
                <w:ilvl w:val="0"/>
                <w:numId w:val="25"/>
              </w:numPr>
              <w:rPr>
                <w:rFonts w:ascii="Open Sans" w:hAnsi="Open Sans" w:cs="Open Sans"/>
              </w:rPr>
            </w:pPr>
            <w:r w:rsidRPr="00BB1BDA">
              <w:rPr>
                <w:rFonts w:ascii="Open Sans" w:hAnsi="Open Sans" w:cs="Open Sans"/>
              </w:rPr>
              <w:t>Confirm data integrity by comparing hash values before and after transfer</w:t>
            </w:r>
          </w:p>
          <w:p w14:paraId="5CB5B1FE" w14:textId="77777777" w:rsidR="006D42D5" w:rsidRPr="00BB1BDA" w:rsidRDefault="006D42D5" w:rsidP="006D42D5">
            <w:pPr>
              <w:pStyle w:val="Tablebullet-main0"/>
              <w:numPr>
                <w:ilvl w:val="0"/>
                <w:numId w:val="25"/>
              </w:numPr>
              <w:rPr>
                <w:rFonts w:ascii="Open Sans" w:hAnsi="Open Sans" w:cs="Open Sans"/>
              </w:rPr>
            </w:pPr>
            <w:r w:rsidRPr="00BB1BDA">
              <w:rPr>
                <w:rFonts w:ascii="Open Sans" w:hAnsi="Open Sans" w:cs="Open Sans"/>
              </w:rPr>
              <w:t>Backup sensitive data on-site and off-site</w:t>
            </w:r>
          </w:p>
          <w:p w14:paraId="56005237" w14:textId="77777777" w:rsidR="006D42D5" w:rsidRPr="00BB1BDA" w:rsidRDefault="006D42D5" w:rsidP="006D42D5">
            <w:pPr>
              <w:pStyle w:val="Tablebullet-main0"/>
              <w:numPr>
                <w:ilvl w:val="0"/>
                <w:numId w:val="25"/>
              </w:numPr>
              <w:rPr>
                <w:rFonts w:ascii="Open Sans" w:hAnsi="Open Sans" w:cs="Open Sans"/>
              </w:rPr>
            </w:pPr>
            <w:r w:rsidRPr="00BB1BDA">
              <w:rPr>
                <w:rFonts w:ascii="Open Sans" w:hAnsi="Open Sans" w:cs="Open Sans"/>
              </w:rPr>
              <w:t>Complete a Privacy Impact Statement</w:t>
            </w:r>
          </w:p>
          <w:p w14:paraId="5986B1CA" w14:textId="6CF6D81D" w:rsidR="006D42D5" w:rsidRPr="00BB1BDA" w:rsidRDefault="006D42D5" w:rsidP="00970EC3">
            <w:pPr>
              <w:pStyle w:val="Tablebullet-main0"/>
              <w:numPr>
                <w:ilvl w:val="0"/>
                <w:numId w:val="25"/>
              </w:numPr>
              <w:rPr>
                <w:rFonts w:ascii="Open Sans" w:hAnsi="Open Sans" w:cs="Open Sans"/>
              </w:rPr>
            </w:pPr>
            <w:r w:rsidRPr="00BB1BDA">
              <w:rPr>
                <w:rFonts w:ascii="Open Sans" w:hAnsi="Open Sans" w:cs="Open Sans"/>
              </w:rPr>
              <w:t>Complete a Data Protection Compliance Checklist</w:t>
            </w:r>
            <w:r w:rsidR="002928AD" w:rsidRPr="00BB1BDA">
              <w:rPr>
                <w:rFonts w:ascii="Open Sans" w:hAnsi="Open Sans" w:cs="Open Sans"/>
              </w:rPr>
              <w:t xml:space="preserve"> for GDPR</w:t>
            </w:r>
          </w:p>
          <w:p w14:paraId="1F5F8639" w14:textId="77777777" w:rsidR="00582183" w:rsidRPr="00BB1BDA" w:rsidRDefault="00582183" w:rsidP="00582183">
            <w:pPr>
              <w:pStyle w:val="Tabletext0"/>
              <w:rPr>
                <w:rFonts w:ascii="Open Sans" w:hAnsi="Open Sans" w:cs="Open Sans"/>
                <w:b/>
              </w:rPr>
            </w:pPr>
            <w:r w:rsidRPr="00BB1BDA">
              <w:rPr>
                <w:rFonts w:ascii="Open Sans" w:hAnsi="Open Sans" w:cs="Open Sans"/>
                <w:b/>
              </w:rPr>
              <w:t>Number of Attempts:</w:t>
            </w:r>
          </w:p>
          <w:p w14:paraId="2EAD0B81" w14:textId="77777777" w:rsidR="00582183" w:rsidRPr="00BB1BDA" w:rsidRDefault="00582183" w:rsidP="00582183">
            <w:pPr>
              <w:pStyle w:val="Tabletext0"/>
              <w:rPr>
                <w:rFonts w:ascii="Open Sans" w:hAnsi="Open Sans" w:cs="Open Sans"/>
                <w:b/>
                <w:szCs w:val="22"/>
              </w:rPr>
            </w:pPr>
            <w:r w:rsidRPr="00BB1BDA">
              <w:rPr>
                <w:rFonts w:ascii="Open Sans" w:hAnsi="Open Sans" w:cs="Open Sans"/>
                <w:szCs w:val="22"/>
              </w:rPr>
              <w:t>You will receive up to two (2) attempts at this assessment task. Should your 1</w:t>
            </w:r>
            <w:r w:rsidRPr="00BB1BDA">
              <w:rPr>
                <w:rFonts w:ascii="Open Sans" w:hAnsi="Open Sans" w:cs="Open Sans"/>
                <w:szCs w:val="22"/>
                <w:vertAlign w:val="superscript"/>
              </w:rPr>
              <w:t>st</w:t>
            </w:r>
            <w:r w:rsidRPr="00BB1BDA">
              <w:rPr>
                <w:rFonts w:ascii="Open Sans" w:hAnsi="Open Sans" w:cs="Open Sans"/>
                <w:szCs w:val="22"/>
              </w:rPr>
              <w:t xml:space="preserve"> attempt be unsatisfactory (U), your teacher will provide feedback and discuss </w:t>
            </w:r>
            <w:r w:rsidRPr="00BB1BDA">
              <w:rPr>
                <w:rFonts w:ascii="Open Sans" w:hAnsi="Open Sans" w:cs="Open Sans"/>
                <w:szCs w:val="22"/>
              </w:rPr>
              <w:lastRenderedPageBreak/>
              <w:t>the relevant sections / questions with you and will arrange a due date for the submission of your 2</w:t>
            </w:r>
            <w:r w:rsidRPr="00BB1BDA">
              <w:rPr>
                <w:rFonts w:ascii="Open Sans" w:hAnsi="Open Sans" w:cs="Open Sans"/>
                <w:szCs w:val="22"/>
                <w:vertAlign w:val="superscript"/>
              </w:rPr>
              <w:t>nd</w:t>
            </w:r>
            <w:r w:rsidRPr="00BB1BDA">
              <w:rPr>
                <w:rFonts w:ascii="Open Sans" w:hAnsi="Open Sans" w:cs="Open Sans"/>
                <w:szCs w:val="22"/>
              </w:rPr>
              <w:t xml:space="preserve"> attempt. If your 2</w:t>
            </w:r>
            <w:r w:rsidRPr="00BB1BDA">
              <w:rPr>
                <w:rFonts w:ascii="Open Sans" w:hAnsi="Open Sans" w:cs="Open Sans"/>
                <w:szCs w:val="22"/>
                <w:vertAlign w:val="superscript"/>
              </w:rPr>
              <w:t>nd</w:t>
            </w:r>
            <w:r w:rsidRPr="00BB1BDA">
              <w:rPr>
                <w:rFonts w:ascii="Open Sans" w:hAnsi="Open Sans" w:cs="Open Sans"/>
                <w:szCs w:val="22"/>
              </w:rPr>
              <w:t xml:space="preserve"> submission is unsatisfactory (U), or you fail to submit a 2</w:t>
            </w:r>
            <w:r w:rsidRPr="00BB1BDA">
              <w:rPr>
                <w:rFonts w:ascii="Open Sans" w:hAnsi="Open Sans" w:cs="Open Sans"/>
                <w:szCs w:val="22"/>
                <w:vertAlign w:val="superscript"/>
              </w:rPr>
              <w:t>nd</w:t>
            </w:r>
            <w:r w:rsidRPr="00BB1BDA">
              <w:rPr>
                <w:rFonts w:ascii="Open Sans" w:hAnsi="Open Sans" w:cs="Open Sans"/>
                <w:szCs w:val="22"/>
              </w:rPr>
              <w:t xml:space="preserve"> attempt, you will receive an overall unsatisfactory result for this assessment task. </w:t>
            </w:r>
            <w:r w:rsidRPr="00BB1BDA">
              <w:rPr>
                <w:rFonts w:ascii="Open Sans" w:hAnsi="Open Sans" w:cs="Open Sans"/>
                <w:bCs/>
                <w:szCs w:val="22"/>
              </w:rPr>
              <w:t>Only one re-assessment attempt may be granted for each assessment task.</w:t>
            </w:r>
            <w:r w:rsidRPr="00BB1BDA">
              <w:rPr>
                <w:rFonts w:ascii="Open Sans" w:hAnsi="Open Sans" w:cs="Open Sans"/>
                <w:b/>
                <w:szCs w:val="22"/>
              </w:rPr>
              <w:t xml:space="preserve"> </w:t>
            </w:r>
          </w:p>
          <w:p w14:paraId="256603DA" w14:textId="3F9F22B0" w:rsidR="00582183" w:rsidRPr="00BB1BDA" w:rsidRDefault="00582183" w:rsidP="00582183">
            <w:pPr>
              <w:pStyle w:val="Tablebullet-main0"/>
              <w:numPr>
                <w:ilvl w:val="0"/>
                <w:numId w:val="0"/>
              </w:numPr>
              <w:ind w:left="567" w:hanging="567"/>
              <w:rPr>
                <w:rFonts w:ascii="Open Sans" w:hAnsi="Open Sans" w:cs="Open Sans"/>
              </w:rPr>
            </w:pPr>
            <w:r w:rsidRPr="00BB1BDA">
              <w:rPr>
                <w:rFonts w:ascii="Open Sans" w:hAnsi="Open Sans" w:cs="Open Sans"/>
                <w:b/>
                <w:i/>
              </w:rPr>
              <w:t>For more information, refer to the Student Rules.</w:t>
            </w:r>
          </w:p>
        </w:tc>
      </w:tr>
      <w:tr w:rsidR="00825E6C" w:rsidRPr="00BB1BDA" w14:paraId="20216D8D" w14:textId="77777777" w:rsidTr="006D42D5">
        <w:tc>
          <w:tcPr>
            <w:tcW w:w="2021" w:type="dxa"/>
            <w:shd w:val="clear" w:color="auto" w:fill="D9D9D9" w:themeFill="background1" w:themeFillShade="D9"/>
          </w:tcPr>
          <w:p w14:paraId="4F57B203" w14:textId="2571AA3F" w:rsidR="00825E6C" w:rsidRPr="00BB1BDA" w:rsidRDefault="00825E6C" w:rsidP="00CE01CA">
            <w:pPr>
              <w:spacing w:before="80" w:after="80"/>
              <w:rPr>
                <w:rFonts w:ascii="Open Sans" w:hAnsi="Open Sans" w:cs="Open Sans"/>
                <w:b/>
                <w:szCs w:val="22"/>
              </w:rPr>
            </w:pPr>
            <w:r w:rsidRPr="00BB1BDA">
              <w:rPr>
                <w:rFonts w:ascii="Open Sans" w:hAnsi="Open Sans" w:cs="Open Sans"/>
                <w:b/>
                <w:szCs w:val="22"/>
              </w:rPr>
              <w:lastRenderedPageBreak/>
              <w:t>Submission details</w:t>
            </w:r>
          </w:p>
        </w:tc>
        <w:tc>
          <w:tcPr>
            <w:tcW w:w="8291" w:type="dxa"/>
          </w:tcPr>
          <w:p w14:paraId="240859BF" w14:textId="7CA07933" w:rsidR="00825E6C" w:rsidRPr="00BB1BDA" w:rsidRDefault="00825E6C">
            <w:pPr>
              <w:rPr>
                <w:rFonts w:ascii="Open Sans" w:hAnsi="Open Sans" w:cs="Open Sans"/>
                <w:szCs w:val="22"/>
              </w:rPr>
            </w:pPr>
            <w:r w:rsidRPr="00BB1BDA">
              <w:rPr>
                <w:rFonts w:ascii="Open Sans" w:hAnsi="Open Sans" w:cs="Open Sans"/>
                <w:szCs w:val="22"/>
              </w:rPr>
              <w:t>Insert your details on page 1 and sign the Student Declaration. Include t</w:t>
            </w:r>
            <w:r w:rsidR="00E31428" w:rsidRPr="00BB1BDA">
              <w:rPr>
                <w:rFonts w:ascii="Open Sans" w:hAnsi="Open Sans" w:cs="Open Sans"/>
                <w:szCs w:val="22"/>
              </w:rPr>
              <w:t>his form with your submission.</w:t>
            </w:r>
          </w:p>
          <w:p w14:paraId="6769303B" w14:textId="742BE07F" w:rsidR="006D42D5" w:rsidRPr="00BB1BDA" w:rsidRDefault="006D42D5" w:rsidP="006D42D5">
            <w:pPr>
              <w:pStyle w:val="TableText"/>
              <w:rPr>
                <w:rFonts w:ascii="Open Sans" w:hAnsi="Open Sans" w:cs="Open Sans"/>
              </w:rPr>
            </w:pPr>
            <w:r w:rsidRPr="00BB1BDA">
              <w:rPr>
                <w:rFonts w:ascii="Open Sans" w:hAnsi="Open Sans" w:cs="Open Sans"/>
                <w:b/>
                <w:bCs/>
              </w:rPr>
              <w:t>Due Date:</w:t>
            </w:r>
            <w:r w:rsidRPr="00BB1BDA">
              <w:rPr>
                <w:rFonts w:ascii="Open Sans" w:hAnsi="Open Sans" w:cs="Open Sans"/>
              </w:rPr>
              <w:t xml:space="preserve"> </w:t>
            </w:r>
            <w:r w:rsidR="00330031" w:rsidRPr="00BB1BDA">
              <w:rPr>
                <w:rFonts w:ascii="Open Sans" w:hAnsi="Open Sans" w:cs="Open Sans"/>
              </w:rPr>
              <w:t>Week 8</w:t>
            </w:r>
          </w:p>
          <w:p w14:paraId="496C385A" w14:textId="78045EBC" w:rsidR="006D42D5" w:rsidRPr="00BB1BDA" w:rsidRDefault="006D42D5" w:rsidP="006D42D5">
            <w:pPr>
              <w:pStyle w:val="TableText"/>
              <w:rPr>
                <w:rFonts w:ascii="Open Sans" w:hAnsi="Open Sans" w:cs="Open Sans"/>
                <w:b/>
              </w:rPr>
            </w:pPr>
            <w:r w:rsidRPr="00BB1BDA">
              <w:rPr>
                <w:rFonts w:ascii="Open Sans" w:hAnsi="Open Sans" w:cs="Open Sans"/>
                <w:b/>
                <w:bCs/>
              </w:rPr>
              <w:t xml:space="preserve">Submission Details: </w:t>
            </w:r>
            <w:r w:rsidRPr="00BB1BDA">
              <w:rPr>
                <w:rFonts w:ascii="Open Sans" w:hAnsi="Open Sans" w:cs="Open Sans"/>
              </w:rPr>
              <w:t xml:space="preserve">You are required to complete the tasks in this document in the space </w:t>
            </w:r>
            <w:del w:id="5" w:author="Microsoft Office User" w:date="2021-03-19T16:03:00Z">
              <w:r w:rsidRPr="00BB1BDA" w:rsidDel="00591C43">
                <w:rPr>
                  <w:rFonts w:ascii="Open Sans" w:hAnsi="Open Sans" w:cs="Open Sans"/>
                </w:rPr>
                <w:delText xml:space="preserve"> </w:delText>
              </w:r>
            </w:del>
            <w:r w:rsidRPr="00BB1BDA">
              <w:rPr>
                <w:rFonts w:ascii="Open Sans" w:hAnsi="Open Sans" w:cs="Open Sans"/>
              </w:rPr>
              <w:t xml:space="preserve">provided under each and save the document as </w:t>
            </w:r>
            <w:r w:rsidRPr="00BB1BDA">
              <w:rPr>
                <w:rFonts w:ascii="Open Sans" w:hAnsi="Open Sans" w:cs="Open Sans"/>
                <w:b/>
              </w:rPr>
              <w:t>BSBXCS303_AT</w:t>
            </w:r>
            <w:r w:rsidR="005A2A14">
              <w:rPr>
                <w:rFonts w:ascii="Open Sans" w:hAnsi="Open Sans" w:cs="Open Sans"/>
                <w:b/>
              </w:rPr>
              <w:t>2</w:t>
            </w:r>
            <w:r w:rsidRPr="00BB1BDA">
              <w:rPr>
                <w:rFonts w:ascii="Open Sans" w:hAnsi="Open Sans" w:cs="Open Sans"/>
                <w:b/>
              </w:rPr>
              <w:t>_&lt;Your Name&gt;</w:t>
            </w:r>
          </w:p>
          <w:p w14:paraId="57FCECD9" w14:textId="5F27ECD3" w:rsidR="006D42D5" w:rsidRPr="00BB1BDA" w:rsidRDefault="006D42D5" w:rsidP="006D42D5">
            <w:pPr>
              <w:pStyle w:val="TableText"/>
              <w:rPr>
                <w:rFonts w:ascii="Open Sans" w:hAnsi="Open Sans" w:cs="Open Sans"/>
                <w:bCs/>
              </w:rPr>
            </w:pPr>
            <w:r w:rsidRPr="00BB1BDA">
              <w:rPr>
                <w:rFonts w:ascii="Open Sans" w:hAnsi="Open Sans" w:cs="Open Sans"/>
                <w:bCs/>
              </w:rPr>
              <w:t>You are also required to complete the following documents and submit them with your completed Portfolio.</w:t>
            </w:r>
          </w:p>
          <w:p w14:paraId="1741BCDE" w14:textId="1E8D8992" w:rsidR="006D42D5" w:rsidRPr="00BB1BDA" w:rsidRDefault="00827AAB" w:rsidP="006D42D5">
            <w:pPr>
              <w:pStyle w:val="paragraph"/>
              <w:spacing w:before="0" w:beforeAutospacing="0" w:after="0" w:afterAutospacing="0"/>
              <w:textAlignment w:val="baseline"/>
              <w:rPr>
                <w:rStyle w:val="normaltextrun"/>
                <w:rFonts w:ascii="Open Sans" w:hAnsi="Open Sans" w:cs="Open Sans"/>
                <w:b/>
                <w:bCs/>
                <w:sz w:val="22"/>
                <w:szCs w:val="22"/>
              </w:rPr>
            </w:pPr>
            <w:r w:rsidRPr="00BB1BDA">
              <w:rPr>
                <w:rStyle w:val="normaltextrun"/>
                <w:rFonts w:ascii="Open Sans" w:hAnsi="Open Sans" w:cs="Open Sans"/>
                <w:b/>
                <w:bCs/>
                <w:sz w:val="22"/>
                <w:szCs w:val="22"/>
              </w:rPr>
              <w:t>ICT30120</w:t>
            </w:r>
            <w:r w:rsidR="006D42D5" w:rsidRPr="00BB1BDA">
              <w:rPr>
                <w:rStyle w:val="normaltextrun"/>
                <w:rFonts w:ascii="Open Sans" w:hAnsi="Open Sans" w:cs="Open Sans"/>
                <w:b/>
                <w:bCs/>
                <w:sz w:val="22"/>
                <w:szCs w:val="22"/>
              </w:rPr>
              <w:t>_BSBXCS303_LHO_PrivacyImpactStatement_Template</w:t>
            </w:r>
          </w:p>
          <w:p w14:paraId="69962E4E" w14:textId="4CED979B" w:rsidR="006D42D5" w:rsidRPr="00BB1BDA" w:rsidRDefault="00827AAB" w:rsidP="00970EC3">
            <w:pPr>
              <w:pStyle w:val="paragraph"/>
              <w:spacing w:before="0" w:beforeAutospacing="0" w:after="0" w:afterAutospacing="0"/>
              <w:textAlignment w:val="baseline"/>
              <w:rPr>
                <w:rFonts w:ascii="Open Sans" w:hAnsi="Open Sans" w:cs="Open Sans"/>
                <w:b/>
                <w:bCs/>
                <w:sz w:val="22"/>
                <w:szCs w:val="22"/>
              </w:rPr>
            </w:pPr>
            <w:r w:rsidRPr="00BB1BDA">
              <w:rPr>
                <w:rStyle w:val="normaltextrun"/>
                <w:rFonts w:ascii="Open Sans" w:hAnsi="Open Sans" w:cs="Open Sans"/>
                <w:b/>
                <w:bCs/>
                <w:sz w:val="22"/>
                <w:szCs w:val="22"/>
              </w:rPr>
              <w:t>ICT30120</w:t>
            </w:r>
            <w:r w:rsidR="006D42D5" w:rsidRPr="00BB1BDA">
              <w:rPr>
                <w:rStyle w:val="normaltextrun"/>
                <w:rFonts w:ascii="Open Sans" w:hAnsi="Open Sans" w:cs="Open Sans"/>
                <w:b/>
                <w:bCs/>
                <w:sz w:val="22"/>
                <w:szCs w:val="22"/>
              </w:rPr>
              <w:t>_BSBXCS303_LHO_DataProtectionChecklist</w:t>
            </w:r>
          </w:p>
          <w:p w14:paraId="12896CE6" w14:textId="0EEB6108" w:rsidR="00825E6C" w:rsidRPr="00BB1BDA" w:rsidRDefault="006D42D5" w:rsidP="00970EC3">
            <w:pPr>
              <w:pStyle w:val="TableText"/>
              <w:rPr>
                <w:rFonts w:ascii="Open Sans" w:hAnsi="Open Sans" w:cs="Open Sans"/>
              </w:rPr>
            </w:pPr>
            <w:r w:rsidRPr="00BB1BDA">
              <w:rPr>
                <w:rFonts w:ascii="Open Sans" w:hAnsi="Open Sans" w:cs="Open Sans"/>
              </w:rPr>
              <w:t xml:space="preserve">Once completed, upload the document to the Assessment </w:t>
            </w:r>
            <w:r w:rsidR="00C93687" w:rsidRPr="00BB1BDA">
              <w:rPr>
                <w:rFonts w:ascii="Open Sans" w:hAnsi="Open Sans" w:cs="Open Sans"/>
              </w:rPr>
              <w:t xml:space="preserve">Task 1 </w:t>
            </w:r>
            <w:r w:rsidRPr="00BB1BDA">
              <w:rPr>
                <w:rFonts w:ascii="Open Sans" w:hAnsi="Open Sans" w:cs="Open Sans"/>
              </w:rPr>
              <w:t>within the BSBXCS303 Unit on Connect.</w:t>
            </w:r>
            <w:r w:rsidR="00970EC3" w:rsidRPr="00BB1BDA">
              <w:rPr>
                <w:rFonts w:ascii="Open Sans" w:hAnsi="Open Sans" w:cs="Open Sans"/>
              </w:rPr>
              <w:t xml:space="preserve"> </w:t>
            </w:r>
            <w:r w:rsidR="00825E6C" w:rsidRPr="00BB1BDA">
              <w:rPr>
                <w:rFonts w:ascii="Open Sans" w:hAnsi="Open Sans" w:cs="Open Sans"/>
              </w:rPr>
              <w:t xml:space="preserve">TAFE Queensland Learning Management System: Connect </w:t>
            </w:r>
            <w:r w:rsidR="00C93687" w:rsidRPr="00BB1BDA">
              <w:rPr>
                <w:rFonts w:ascii="Open Sans" w:hAnsi="Open Sans" w:cs="Open Sans"/>
              </w:rPr>
              <w:t>URL</w:t>
            </w:r>
            <w:r w:rsidR="00825E6C" w:rsidRPr="00BB1BDA">
              <w:rPr>
                <w:rFonts w:ascii="Open Sans" w:hAnsi="Open Sans" w:cs="Open Sans"/>
              </w:rPr>
              <w:t xml:space="preserve">: </w:t>
            </w:r>
            <w:hyperlink r:id="rId10" w:history="1">
              <w:r w:rsidR="00825E6C" w:rsidRPr="00BB1BDA">
                <w:rPr>
                  <w:rStyle w:val="Hyperlink"/>
                  <w:rFonts w:ascii="Open Sans" w:hAnsi="Open Sans" w:cs="Open Sans"/>
                </w:rPr>
                <w:t>https://connect.tafeqld.edu.au/d2l/login</w:t>
              </w:r>
            </w:hyperlink>
          </w:p>
          <w:p w14:paraId="3D236695" w14:textId="3C8F5742" w:rsidR="00825E6C" w:rsidRPr="00BB1BDA" w:rsidRDefault="00825E6C" w:rsidP="00825E6C">
            <w:pPr>
              <w:pStyle w:val="Tablebullet-main0"/>
              <w:rPr>
                <w:rFonts w:ascii="Open Sans" w:hAnsi="Open Sans" w:cs="Open Sans"/>
              </w:rPr>
            </w:pPr>
            <w:r w:rsidRPr="00BB1BDA">
              <w:rPr>
                <w:rFonts w:ascii="Open Sans" w:hAnsi="Open Sans" w:cs="Open Sans"/>
              </w:rPr>
              <w:t xml:space="preserve">Username; </w:t>
            </w:r>
            <w:r w:rsidR="00C93687" w:rsidRPr="00BB1BDA">
              <w:rPr>
                <w:rFonts w:ascii="Open Sans" w:hAnsi="Open Sans" w:cs="Open Sans"/>
              </w:rPr>
              <w:t>9-digit</w:t>
            </w:r>
            <w:r w:rsidRPr="00BB1BDA">
              <w:rPr>
                <w:rFonts w:ascii="Open Sans" w:hAnsi="Open Sans" w:cs="Open Sans"/>
              </w:rPr>
              <w:t xml:space="preserve"> student number</w:t>
            </w:r>
          </w:p>
          <w:p w14:paraId="7B0C40DE" w14:textId="76F619F0" w:rsidR="00825E6C" w:rsidRPr="00BB1BDA" w:rsidRDefault="00825E6C" w:rsidP="00825E6C">
            <w:pPr>
              <w:pStyle w:val="Tablebullet-main0"/>
              <w:rPr>
                <w:rFonts w:ascii="Open Sans" w:hAnsi="Open Sans" w:cs="Open Sans"/>
              </w:rPr>
            </w:pPr>
            <w:r w:rsidRPr="00BB1BDA">
              <w:rPr>
                <w:rFonts w:ascii="Open Sans" w:hAnsi="Open Sans" w:cs="Open Sans"/>
              </w:rPr>
              <w:t>For Password: Reset password go to</w:t>
            </w:r>
            <w:r w:rsidR="00445EC0" w:rsidRPr="00BB1BDA">
              <w:rPr>
                <w:rFonts w:ascii="Open Sans" w:hAnsi="Open Sans" w:cs="Open Sans"/>
              </w:rPr>
              <w:t>:</w:t>
            </w:r>
            <w:r w:rsidRPr="00BB1BDA">
              <w:rPr>
                <w:rFonts w:ascii="Open Sans" w:hAnsi="Open Sans" w:cs="Open Sans"/>
              </w:rPr>
              <w:t xml:space="preserve">  </w:t>
            </w:r>
            <w:hyperlink r:id="rId11" w:history="1">
              <w:r w:rsidRPr="00BB1BDA">
                <w:rPr>
                  <w:rStyle w:val="Hyperlink"/>
                  <w:rFonts w:ascii="Open Sans" w:hAnsi="Open Sans" w:cs="Open Sans"/>
                </w:rPr>
                <w:t>https://passwordreset.tafeqld.edu.au/default.aspx</w:t>
              </w:r>
            </w:hyperlink>
          </w:p>
        </w:tc>
      </w:tr>
      <w:tr w:rsidR="006D42D5" w:rsidRPr="00BB1BDA" w14:paraId="441BF8B0" w14:textId="77777777" w:rsidTr="006D42D5">
        <w:tc>
          <w:tcPr>
            <w:tcW w:w="2021" w:type="dxa"/>
            <w:shd w:val="clear" w:color="auto" w:fill="D9D9D9" w:themeFill="background1" w:themeFillShade="D9"/>
          </w:tcPr>
          <w:p w14:paraId="1193C641" w14:textId="77777777" w:rsidR="006D42D5" w:rsidRPr="00BB1BDA" w:rsidRDefault="006D42D5" w:rsidP="006D42D5">
            <w:pPr>
              <w:spacing w:before="80" w:after="80"/>
              <w:rPr>
                <w:rFonts w:ascii="Open Sans" w:hAnsi="Open Sans" w:cs="Open Sans"/>
                <w:b/>
                <w:szCs w:val="22"/>
              </w:rPr>
            </w:pPr>
            <w:r w:rsidRPr="00BB1BDA">
              <w:rPr>
                <w:rFonts w:ascii="Open Sans" w:hAnsi="Open Sans" w:cs="Open Sans"/>
                <w:b/>
                <w:szCs w:val="22"/>
              </w:rPr>
              <w:t>Instructions to Assessor</w:t>
            </w:r>
          </w:p>
        </w:tc>
        <w:tc>
          <w:tcPr>
            <w:tcW w:w="8291" w:type="dxa"/>
            <w:vAlign w:val="center"/>
          </w:tcPr>
          <w:p w14:paraId="70074184" w14:textId="13E23817" w:rsidR="006D42D5" w:rsidRPr="00BB1BDA" w:rsidRDefault="006D42D5" w:rsidP="006D42D5">
            <w:pPr>
              <w:spacing w:before="0" w:line="240" w:lineRule="auto"/>
              <w:rPr>
                <w:rFonts w:ascii="Open Sans" w:hAnsi="Open Sans" w:cs="Open Sans"/>
              </w:rPr>
            </w:pPr>
            <w:r w:rsidRPr="00BB1BDA">
              <w:rPr>
                <w:rFonts w:ascii="Open Sans" w:hAnsi="Open Sans" w:cs="Open Sans"/>
                <w:b/>
                <w:bCs/>
              </w:rPr>
              <w:t>Specifications of assessment:</w:t>
            </w:r>
            <w:r w:rsidRPr="00BB1BDA">
              <w:rPr>
                <w:rFonts w:ascii="Open Sans" w:hAnsi="Open Sans" w:cs="Open Sans"/>
              </w:rPr>
              <w:t xml:space="preserve"> There are 8 </w:t>
            </w:r>
            <w:r w:rsidR="00E575A7" w:rsidRPr="00BB1BDA">
              <w:rPr>
                <w:rFonts w:ascii="Open Sans" w:hAnsi="Open Sans" w:cs="Open Sans"/>
              </w:rPr>
              <w:t>parts</w:t>
            </w:r>
            <w:r w:rsidRPr="00BB1BDA">
              <w:rPr>
                <w:rFonts w:ascii="Open Sans" w:hAnsi="Open Sans" w:cs="Open Sans"/>
              </w:rPr>
              <w:t xml:space="preserve"> including 1 template and 1 checklist</w:t>
            </w:r>
            <w:r w:rsidR="000F10C9" w:rsidRPr="00BB1BDA">
              <w:rPr>
                <w:rFonts w:ascii="Open Sans" w:hAnsi="Open Sans" w:cs="Open Sans"/>
              </w:rPr>
              <w:t xml:space="preserve"> as listed below,</w:t>
            </w:r>
            <w:r w:rsidRPr="00BB1BDA">
              <w:rPr>
                <w:rFonts w:ascii="Open Sans" w:hAnsi="Open Sans" w:cs="Open Sans"/>
              </w:rPr>
              <w:t xml:space="preserve"> that must all be completed correctly to achieve a satisfactory result for this assessment. </w:t>
            </w:r>
          </w:p>
          <w:p w14:paraId="56A87F51" w14:textId="77777777" w:rsidR="006D42D5" w:rsidRPr="00BB1BDA" w:rsidRDefault="006D42D5" w:rsidP="006D42D5">
            <w:pPr>
              <w:spacing w:before="0" w:line="240" w:lineRule="auto"/>
              <w:rPr>
                <w:rFonts w:ascii="Open Sans" w:hAnsi="Open Sans" w:cs="Open Sans"/>
              </w:rPr>
            </w:pPr>
          </w:p>
          <w:p w14:paraId="61696946" w14:textId="0F32BC3A" w:rsidR="006D42D5" w:rsidRPr="00BB1BDA" w:rsidRDefault="006D42D5" w:rsidP="006D42D5">
            <w:pPr>
              <w:spacing w:before="0" w:line="240" w:lineRule="auto"/>
              <w:rPr>
                <w:rFonts w:ascii="Open Sans" w:hAnsi="Open Sans" w:cs="Open Sans"/>
              </w:rPr>
            </w:pPr>
            <w:r w:rsidRPr="00BB1BDA">
              <w:rPr>
                <w:rFonts w:ascii="Open Sans" w:hAnsi="Open Sans" w:cs="Open Sans"/>
                <w:b/>
                <w:bCs/>
              </w:rPr>
              <w:t>Equipment or material requirements</w:t>
            </w:r>
            <w:r w:rsidRPr="00BB1BDA">
              <w:rPr>
                <w:rFonts w:ascii="Open Sans" w:hAnsi="Open Sans" w:cs="Open Sans"/>
              </w:rPr>
              <w:t>:</w:t>
            </w:r>
          </w:p>
          <w:p w14:paraId="486EC4DD" w14:textId="77777777" w:rsidR="006D42D5" w:rsidRPr="00BB1BDA" w:rsidRDefault="006D42D5" w:rsidP="006D42D5">
            <w:pPr>
              <w:pStyle w:val="paragraph"/>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Documents:</w:t>
            </w:r>
          </w:p>
          <w:p w14:paraId="5C8338C9" w14:textId="160A12DB" w:rsidR="006D42D5" w:rsidRPr="00BB1BDA" w:rsidRDefault="00827AAB" w:rsidP="006D42D5">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ICT30120</w:t>
            </w:r>
            <w:r w:rsidR="006D42D5" w:rsidRPr="00BB1BDA">
              <w:rPr>
                <w:rStyle w:val="normaltextrun"/>
                <w:rFonts w:ascii="Open Sans" w:hAnsi="Open Sans" w:cs="Open Sans"/>
                <w:sz w:val="22"/>
                <w:szCs w:val="22"/>
              </w:rPr>
              <w:t>_BSBXCS303_LHO_AnytownMarketingPolicies</w:t>
            </w:r>
          </w:p>
          <w:p w14:paraId="31266371" w14:textId="2FF2FC03" w:rsidR="006D42D5" w:rsidRPr="00BB1BDA" w:rsidRDefault="00827AAB" w:rsidP="006D42D5">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ICT30120</w:t>
            </w:r>
            <w:r w:rsidR="006D42D5" w:rsidRPr="00BB1BDA">
              <w:rPr>
                <w:rStyle w:val="normaltextrun"/>
                <w:rFonts w:ascii="Open Sans" w:hAnsi="Open Sans" w:cs="Open Sans"/>
                <w:sz w:val="22"/>
                <w:szCs w:val="22"/>
              </w:rPr>
              <w:t>_BSBXCS303_LHO_StaffInformation</w:t>
            </w:r>
          </w:p>
          <w:p w14:paraId="689BF38D" w14:textId="17BAD616" w:rsidR="00A0722A" w:rsidRPr="00BB1BDA" w:rsidRDefault="00827AAB" w:rsidP="006D42D5">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ICT30120</w:t>
            </w:r>
            <w:r w:rsidR="00A0722A" w:rsidRPr="00BB1BDA">
              <w:rPr>
                <w:rStyle w:val="normaltextrun"/>
                <w:rFonts w:ascii="Open Sans" w:hAnsi="Open Sans" w:cs="Open Sans"/>
                <w:sz w:val="22"/>
                <w:szCs w:val="22"/>
              </w:rPr>
              <w:t>_BSBXCS303_LHO_PrivacyImpactAssessment_Template</w:t>
            </w:r>
          </w:p>
          <w:p w14:paraId="2AF70A7F" w14:textId="75B3B90B" w:rsidR="006D42D5" w:rsidRPr="00BB1BDA" w:rsidRDefault="00827AAB" w:rsidP="006D42D5">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ICT30120</w:t>
            </w:r>
            <w:r w:rsidR="006D42D5" w:rsidRPr="00BB1BDA">
              <w:rPr>
                <w:rStyle w:val="normaltextrun"/>
                <w:rFonts w:ascii="Open Sans" w:hAnsi="Open Sans" w:cs="Open Sans"/>
                <w:sz w:val="22"/>
                <w:szCs w:val="22"/>
              </w:rPr>
              <w:t>_BSBXCS303_LHO_DataProtectionChecklist</w:t>
            </w:r>
          </w:p>
          <w:p w14:paraId="7B11E6D7" w14:textId="0ACEDDE6" w:rsidR="00CE362A" w:rsidRPr="00BB1BDA" w:rsidRDefault="00827AAB" w:rsidP="006D42D5">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ICT30120</w:t>
            </w:r>
            <w:r w:rsidR="00CE362A" w:rsidRPr="00BB1BDA">
              <w:rPr>
                <w:rStyle w:val="normaltextrun"/>
                <w:rFonts w:ascii="Open Sans" w:hAnsi="Open Sans" w:cs="Open Sans"/>
                <w:sz w:val="22"/>
                <w:szCs w:val="22"/>
              </w:rPr>
              <w:t>_BSBXCS303_LHO_StoredFileDescription</w:t>
            </w:r>
          </w:p>
          <w:p w14:paraId="625A622E" w14:textId="77777777" w:rsidR="006D42D5" w:rsidRPr="00BB1BDA" w:rsidRDefault="006D42D5" w:rsidP="006D42D5">
            <w:pPr>
              <w:pStyle w:val="paragraph"/>
              <w:spacing w:before="0" w:beforeAutospacing="0" w:after="0" w:afterAutospacing="0"/>
              <w:textAlignment w:val="baseline"/>
              <w:rPr>
                <w:rStyle w:val="normaltextrun"/>
                <w:rFonts w:ascii="Open Sans" w:hAnsi="Open Sans" w:cs="Open Sans"/>
              </w:rPr>
            </w:pPr>
          </w:p>
          <w:p w14:paraId="407579D2" w14:textId="77777777" w:rsidR="006D42D5" w:rsidRPr="00BB1BDA" w:rsidRDefault="006D42D5" w:rsidP="006D42D5">
            <w:pPr>
              <w:pStyle w:val="paragraph"/>
              <w:numPr>
                <w:ilvl w:val="0"/>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Access to a computer with: </w:t>
            </w:r>
          </w:p>
          <w:p w14:paraId="75CF3179" w14:textId="77777777" w:rsidR="006D42D5" w:rsidRPr="00BB1BDA" w:rsidRDefault="006D42D5" w:rsidP="006D42D5">
            <w:pPr>
              <w:pStyle w:val="paragraph"/>
              <w:numPr>
                <w:ilvl w:val="1"/>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Internet access </w:t>
            </w:r>
          </w:p>
          <w:p w14:paraId="28A9D409" w14:textId="77777777" w:rsidR="006D42D5" w:rsidRPr="00BB1BDA" w:rsidRDefault="006D42D5" w:rsidP="006D42D5">
            <w:pPr>
              <w:pStyle w:val="paragraph"/>
              <w:numPr>
                <w:ilvl w:val="1"/>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Web browser </w:t>
            </w:r>
          </w:p>
          <w:p w14:paraId="16383876" w14:textId="77777777" w:rsidR="006D42D5" w:rsidRPr="00BB1BDA" w:rsidRDefault="006D42D5" w:rsidP="006D42D5">
            <w:pPr>
              <w:pStyle w:val="paragraph"/>
              <w:numPr>
                <w:ilvl w:val="1"/>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Microsoft office </w:t>
            </w:r>
          </w:p>
          <w:p w14:paraId="05DABC85" w14:textId="77777777" w:rsidR="006D42D5" w:rsidRPr="00BB1BDA" w:rsidRDefault="006D42D5" w:rsidP="006D42D5">
            <w:pPr>
              <w:pStyle w:val="paragraph"/>
              <w:numPr>
                <w:ilvl w:val="1"/>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lastRenderedPageBreak/>
              <w:t>Virtual Machine Software</w:t>
            </w:r>
          </w:p>
          <w:p w14:paraId="337EEFE4" w14:textId="77777777" w:rsidR="006D42D5" w:rsidRPr="00BB1BDA" w:rsidRDefault="006D42D5" w:rsidP="006D42D5">
            <w:pPr>
              <w:pStyle w:val="paragraph"/>
              <w:numPr>
                <w:ilvl w:val="1"/>
                <w:numId w:val="25"/>
              </w:numPr>
              <w:spacing w:before="0" w:beforeAutospacing="0" w:after="0" w:afterAutospacing="0"/>
              <w:textAlignment w:val="baseline"/>
              <w:rPr>
                <w:rStyle w:val="normaltextrun"/>
                <w:rFonts w:ascii="Open Sans" w:hAnsi="Open Sans" w:cs="Open Sans"/>
                <w:sz w:val="22"/>
                <w:szCs w:val="22"/>
              </w:rPr>
            </w:pPr>
            <w:r w:rsidRPr="00BB1BDA">
              <w:rPr>
                <w:rStyle w:val="normaltextrun"/>
                <w:rFonts w:ascii="Open Sans" w:hAnsi="Open Sans" w:cs="Open Sans"/>
                <w:sz w:val="22"/>
                <w:szCs w:val="22"/>
              </w:rPr>
              <w:t>Windows 10 Virtual Machines</w:t>
            </w:r>
          </w:p>
          <w:p w14:paraId="27C5D2CC" w14:textId="77777777" w:rsidR="006D42D5" w:rsidRPr="00BB1BDA" w:rsidRDefault="006D42D5" w:rsidP="006D42D5">
            <w:pPr>
              <w:pStyle w:val="paragraph"/>
              <w:numPr>
                <w:ilvl w:val="1"/>
                <w:numId w:val="25"/>
              </w:numPr>
              <w:spacing w:before="0" w:beforeAutospacing="0" w:after="0" w:afterAutospacing="0"/>
              <w:textAlignment w:val="baseline"/>
              <w:rPr>
                <w:rStyle w:val="normaltextrun"/>
                <w:rFonts w:ascii="Open Sans" w:hAnsi="Open Sans" w:cs="Open Sans"/>
                <w:sz w:val="22"/>
                <w:szCs w:val="22"/>
              </w:rPr>
            </w:pPr>
            <w:proofErr w:type="spellStart"/>
            <w:r w:rsidRPr="00BB1BDA">
              <w:rPr>
                <w:rStyle w:val="normaltextrun"/>
                <w:rFonts w:ascii="Open Sans" w:hAnsi="Open Sans" w:cs="Open Sans"/>
                <w:sz w:val="22"/>
                <w:szCs w:val="22"/>
              </w:rPr>
              <w:t>HashCalc</w:t>
            </w:r>
            <w:proofErr w:type="spellEnd"/>
            <w:r w:rsidRPr="00BB1BDA">
              <w:rPr>
                <w:rStyle w:val="normaltextrun"/>
                <w:rFonts w:ascii="Open Sans" w:hAnsi="Open Sans" w:cs="Open Sans"/>
                <w:sz w:val="22"/>
                <w:szCs w:val="22"/>
              </w:rPr>
              <w:t xml:space="preserve"> Software</w:t>
            </w:r>
          </w:p>
          <w:p w14:paraId="286BBE42" w14:textId="77777777" w:rsidR="006D42D5" w:rsidRPr="00BB1BDA" w:rsidRDefault="006D42D5" w:rsidP="006D42D5">
            <w:pPr>
              <w:spacing w:before="0" w:line="240" w:lineRule="auto"/>
              <w:rPr>
                <w:rFonts w:ascii="Open Sans" w:hAnsi="Open Sans" w:cs="Open Sans"/>
              </w:rPr>
            </w:pPr>
          </w:p>
          <w:p w14:paraId="23F89A3E" w14:textId="15C9956E" w:rsidR="006D42D5" w:rsidRPr="00BB1BDA" w:rsidRDefault="006D42D5" w:rsidP="006D42D5">
            <w:pPr>
              <w:spacing w:before="0" w:line="240" w:lineRule="auto"/>
              <w:rPr>
                <w:rFonts w:ascii="Open Sans" w:hAnsi="Open Sans" w:cs="Open Sans"/>
              </w:rPr>
            </w:pPr>
            <w:r w:rsidRPr="00BB1BDA">
              <w:rPr>
                <w:rFonts w:ascii="Open Sans" w:hAnsi="Open Sans" w:cs="Open Sans"/>
                <w:b/>
                <w:bCs/>
              </w:rPr>
              <w:t>Details of location:</w:t>
            </w:r>
            <w:r w:rsidRPr="00BB1BDA">
              <w:rPr>
                <w:rFonts w:ascii="Open Sans" w:hAnsi="Open Sans" w:cs="Open Sans"/>
              </w:rPr>
              <w:t xml:space="preserve"> TAFE will provide a simulated work environment in the classroom; however, it is possible to complete these tasks at home using a computer with internet access and the correct software.</w:t>
            </w:r>
          </w:p>
          <w:p w14:paraId="13420103" w14:textId="268FEE18" w:rsidR="006D42D5" w:rsidRPr="00BB1BDA" w:rsidRDefault="006D42D5" w:rsidP="006D42D5">
            <w:pPr>
              <w:spacing w:before="0" w:line="240" w:lineRule="auto"/>
              <w:rPr>
                <w:rFonts w:ascii="Open Sans" w:hAnsi="Open Sans" w:cs="Open Sans"/>
              </w:rPr>
            </w:pPr>
            <w:r w:rsidRPr="00BB1BDA">
              <w:rPr>
                <w:rFonts w:ascii="Open Sans" w:hAnsi="Open Sans" w:cs="Open Sans"/>
                <w:b/>
                <w:bCs/>
              </w:rPr>
              <w:t>Time restrictions:</w:t>
            </w:r>
            <w:r w:rsidRPr="00BB1BDA">
              <w:rPr>
                <w:rFonts w:ascii="Open Sans" w:hAnsi="Open Sans" w:cs="Open Sans"/>
              </w:rPr>
              <w:t xml:space="preserve"> This is a Portfolio assessment designed to take place over </w:t>
            </w:r>
            <w:r w:rsidR="00970EC3" w:rsidRPr="00BB1BDA">
              <w:rPr>
                <w:rFonts w:ascii="Open Sans" w:hAnsi="Open Sans" w:cs="Open Sans"/>
              </w:rPr>
              <w:t>12 weeks.</w:t>
            </w:r>
          </w:p>
          <w:p w14:paraId="662D8450" w14:textId="77777777" w:rsidR="006D42D5" w:rsidRPr="00BB1BDA" w:rsidRDefault="006D42D5" w:rsidP="006D42D5">
            <w:pPr>
              <w:spacing w:before="0" w:line="240" w:lineRule="auto"/>
              <w:rPr>
                <w:rFonts w:ascii="Open Sans" w:hAnsi="Open Sans" w:cs="Open Sans"/>
              </w:rPr>
            </w:pPr>
            <w:r w:rsidRPr="00BB1BDA">
              <w:rPr>
                <w:rFonts w:ascii="Open Sans" w:hAnsi="Open Sans" w:cs="Open Sans"/>
                <w:b/>
                <w:bCs/>
              </w:rPr>
              <w:t>Level of assistance permitted:</w:t>
            </w:r>
            <w:r w:rsidRPr="00BB1BDA">
              <w:rPr>
                <w:rFonts w:ascii="Open Sans" w:hAnsi="Open Sans" w:cs="Open Sans"/>
              </w:rPr>
              <w:t xml:space="preserve"> Teachers and/or Tutors should be available in class, and accessible by email for students working from home. Staff cannot directly provide students answers but can guide them to complete tasks individually.</w:t>
            </w:r>
          </w:p>
          <w:p w14:paraId="7B39E20D" w14:textId="77777777" w:rsidR="006D42D5" w:rsidRPr="00BB1BDA" w:rsidRDefault="006D42D5" w:rsidP="006D42D5">
            <w:pPr>
              <w:pStyle w:val="TableText"/>
              <w:rPr>
                <w:rFonts w:ascii="Open Sans" w:hAnsi="Open Sans" w:cs="Open Sans"/>
                <w:b/>
                <w:bCs/>
              </w:rPr>
            </w:pPr>
            <w:r w:rsidRPr="00BB1BDA">
              <w:rPr>
                <w:rFonts w:ascii="Open Sans" w:hAnsi="Open Sans" w:cs="Open Sans"/>
                <w:b/>
                <w:bCs/>
                <w:szCs w:val="24"/>
              </w:rPr>
              <w:t>Work Health and Safety:</w:t>
            </w:r>
            <w:r w:rsidRPr="00BB1BDA">
              <w:rPr>
                <w:rFonts w:ascii="Open Sans" w:hAnsi="Open Sans" w:cs="Open Sans"/>
                <w:szCs w:val="24"/>
              </w:rPr>
              <w:t xml:space="preserve"> A work health and safety check of the assessment environment is to be conducted prior to the assessment and any hazards addressed appropriately. </w:t>
            </w:r>
          </w:p>
          <w:p w14:paraId="76A209A0" w14:textId="77777777" w:rsidR="006D42D5" w:rsidRPr="00BB1BDA" w:rsidRDefault="006D42D5" w:rsidP="006D42D5">
            <w:pPr>
              <w:pStyle w:val="TableText"/>
              <w:rPr>
                <w:rFonts w:ascii="Open Sans" w:hAnsi="Open Sans" w:cs="Open Sans"/>
                <w:b/>
                <w:bCs/>
              </w:rPr>
            </w:pPr>
            <w:r w:rsidRPr="00BB1BDA">
              <w:rPr>
                <w:rFonts w:ascii="Open Sans" w:hAnsi="Open Sans" w:cs="Open Sans"/>
                <w:b/>
                <w:bCs/>
              </w:rPr>
              <w:t xml:space="preserve">Interactions with team members: </w:t>
            </w:r>
            <w:r w:rsidRPr="00BB1BDA">
              <w:rPr>
                <w:rFonts w:ascii="Open Sans" w:hAnsi="Open Sans" w:cs="Open Sans"/>
              </w:rPr>
              <w:t xml:space="preserve">This is an individual </w:t>
            </w:r>
            <w:proofErr w:type="gramStart"/>
            <w:r w:rsidRPr="00BB1BDA">
              <w:rPr>
                <w:rFonts w:ascii="Open Sans" w:hAnsi="Open Sans" w:cs="Open Sans"/>
              </w:rPr>
              <w:t>assessment</w:t>
            </w:r>
            <w:proofErr w:type="gramEnd"/>
            <w:r w:rsidRPr="00BB1BDA">
              <w:rPr>
                <w:rFonts w:ascii="Open Sans" w:hAnsi="Open Sans" w:cs="Open Sans"/>
              </w:rPr>
              <w:t xml:space="preserve"> and all assessment submissions should be completed individually. Though some consultation is allowed between the cohort.</w:t>
            </w:r>
          </w:p>
          <w:p w14:paraId="35545947" w14:textId="77777777" w:rsidR="00170637" w:rsidRPr="00BB1BDA" w:rsidRDefault="00170637" w:rsidP="00170637">
            <w:pPr>
              <w:rPr>
                <w:rStyle w:val="normaltextrun"/>
                <w:rFonts w:ascii="Open Sans" w:hAnsi="Open Sans" w:cs="Open Sans"/>
              </w:rPr>
            </w:pPr>
            <w:r w:rsidRPr="00BB1BDA">
              <w:rPr>
                <w:rFonts w:ascii="Open Sans" w:hAnsi="Open Sans" w:cs="Open Sans"/>
                <w:b/>
                <w:bCs/>
              </w:rPr>
              <w:t xml:space="preserve">Contingencies if conditions cannot be </w:t>
            </w:r>
            <w:proofErr w:type="gramStart"/>
            <w:r w:rsidRPr="00BB1BDA">
              <w:rPr>
                <w:rFonts w:ascii="Open Sans" w:hAnsi="Open Sans" w:cs="Open Sans"/>
                <w:b/>
                <w:bCs/>
              </w:rPr>
              <w:t>met:</w:t>
            </w:r>
            <w:proofErr w:type="gramEnd"/>
            <w:r w:rsidRPr="00BB1BDA">
              <w:rPr>
                <w:rFonts w:ascii="Open Sans" w:hAnsi="Open Sans" w:cs="Open Sans"/>
                <w:b/>
                <w:bCs/>
              </w:rPr>
              <w:t xml:space="preserve"> </w:t>
            </w:r>
            <w:r w:rsidRPr="00BB1BDA">
              <w:rPr>
                <w:rFonts w:ascii="Open Sans" w:hAnsi="Open Sans" w:cs="Open Sans"/>
              </w:rPr>
              <w:t xml:space="preserve">Students will be able to resubmit their work a second time after feedback has been provided if they are not successful on the first attempt. </w:t>
            </w:r>
            <w:r w:rsidRPr="00BB1BDA">
              <w:rPr>
                <w:rStyle w:val="normaltextrun"/>
                <w:rFonts w:ascii="Open Sans" w:hAnsi="Open Sans" w:cs="Open Sans"/>
                <w:color w:val="000000"/>
                <w:szCs w:val="22"/>
                <w:shd w:val="clear" w:color="auto" w:fill="FFFFFF"/>
              </w:rPr>
              <w:t>Reasonable adjustments will also be made for students as and when appropriate, after consultation with the Accessibility and Counselling team. – You must see your teacher prior to assessment regarding this.</w:t>
            </w:r>
            <w:r w:rsidRPr="00BB1BDA">
              <w:rPr>
                <w:rStyle w:val="normaltextrun"/>
                <w:rFonts w:ascii="Open Sans" w:hAnsi="Open Sans" w:cs="Open Sans"/>
              </w:rPr>
              <w:t> </w:t>
            </w:r>
          </w:p>
          <w:p w14:paraId="57B133C5" w14:textId="0FF2C89F" w:rsidR="006D42D5" w:rsidRPr="00BB1BDA" w:rsidRDefault="006D42D5" w:rsidP="006D42D5">
            <w:pPr>
              <w:rPr>
                <w:rFonts w:ascii="Open Sans" w:hAnsi="Open Sans" w:cs="Open Sans"/>
                <w:szCs w:val="22"/>
              </w:rPr>
            </w:pPr>
          </w:p>
        </w:tc>
      </w:tr>
      <w:tr w:rsidR="006D42D5" w:rsidRPr="00BB1BDA" w14:paraId="682BD624" w14:textId="77777777" w:rsidTr="006D42D5">
        <w:tc>
          <w:tcPr>
            <w:tcW w:w="2021" w:type="dxa"/>
            <w:shd w:val="clear" w:color="auto" w:fill="D9D9D9" w:themeFill="background1" w:themeFillShade="D9"/>
          </w:tcPr>
          <w:p w14:paraId="42FFD6EB" w14:textId="77777777" w:rsidR="006D42D5" w:rsidRPr="00BB1BDA" w:rsidRDefault="006D42D5" w:rsidP="006D42D5">
            <w:pPr>
              <w:spacing w:before="80" w:after="80"/>
              <w:rPr>
                <w:rFonts w:ascii="Open Sans" w:hAnsi="Open Sans" w:cs="Open Sans"/>
                <w:b/>
                <w:szCs w:val="22"/>
              </w:rPr>
            </w:pPr>
            <w:r w:rsidRPr="00BB1BDA">
              <w:rPr>
                <w:rFonts w:ascii="Open Sans" w:hAnsi="Open Sans" w:cs="Open Sans"/>
                <w:b/>
                <w:szCs w:val="22"/>
              </w:rPr>
              <w:lastRenderedPageBreak/>
              <w:t>Note to Student</w:t>
            </w:r>
          </w:p>
        </w:tc>
        <w:tc>
          <w:tcPr>
            <w:tcW w:w="8291" w:type="dxa"/>
            <w:shd w:val="clear" w:color="auto" w:fill="D9D9D9" w:themeFill="background1" w:themeFillShade="D9"/>
          </w:tcPr>
          <w:p w14:paraId="7BA4465A" w14:textId="77777777" w:rsidR="006D42D5" w:rsidRPr="00BB1BDA" w:rsidRDefault="006D42D5" w:rsidP="006D42D5">
            <w:pPr>
              <w:spacing w:before="80" w:after="80"/>
              <w:rPr>
                <w:rFonts w:ascii="Open Sans" w:hAnsi="Open Sans" w:cs="Open Sans"/>
                <w:szCs w:val="22"/>
              </w:rPr>
            </w:pPr>
            <w:r w:rsidRPr="00BB1BDA">
              <w:rPr>
                <w:rFonts w:ascii="Open Sans" w:hAnsi="Open Sans" w:cs="Open Sans"/>
                <w:szCs w:val="22"/>
              </w:rPr>
              <w:t xml:space="preserve">An overview of all Assessment Tasks relevant to this unit </w:t>
            </w:r>
            <w:proofErr w:type="gramStart"/>
            <w:r w:rsidRPr="00BB1BDA">
              <w:rPr>
                <w:rFonts w:ascii="Open Sans" w:hAnsi="Open Sans" w:cs="Open Sans"/>
                <w:szCs w:val="22"/>
              </w:rPr>
              <w:t>is located in</w:t>
            </w:r>
            <w:proofErr w:type="gramEnd"/>
            <w:r w:rsidRPr="00BB1BDA">
              <w:rPr>
                <w:rFonts w:ascii="Open Sans" w:hAnsi="Open Sans" w:cs="Open Sans"/>
                <w:szCs w:val="22"/>
              </w:rPr>
              <w:t xml:space="preserve"> the Unit Study Guide.</w:t>
            </w:r>
          </w:p>
        </w:tc>
      </w:tr>
    </w:tbl>
    <w:p w14:paraId="74C30F32" w14:textId="77777777" w:rsidR="003E5509" w:rsidRPr="00BB1BDA" w:rsidRDefault="003E5509">
      <w:pPr>
        <w:rPr>
          <w:rFonts w:ascii="Open Sans" w:hAnsi="Open Sans" w:cs="Open Sans"/>
          <w:sz w:val="20"/>
          <w:szCs w:val="20"/>
        </w:rPr>
      </w:pPr>
    </w:p>
    <w:p w14:paraId="13C4E52E" w14:textId="29013C6C" w:rsidR="00330031" w:rsidRPr="00BB1BDA" w:rsidRDefault="00330031">
      <w:pPr>
        <w:widowControl/>
        <w:suppressAutoHyphens w:val="0"/>
        <w:spacing w:before="0" w:after="0" w:line="240" w:lineRule="auto"/>
        <w:rPr>
          <w:rFonts w:ascii="Open Sans" w:hAnsi="Open Sans" w:cs="Open Sans"/>
          <w:b/>
          <w:bCs/>
        </w:rPr>
      </w:pPr>
      <w:r w:rsidRPr="00BB1BDA">
        <w:rPr>
          <w:rFonts w:ascii="Open Sans" w:hAnsi="Open Sans" w:cs="Open Sans"/>
          <w:b/>
          <w:bCs/>
        </w:rPr>
        <w:br w:type="page"/>
      </w:r>
    </w:p>
    <w:p w14:paraId="54025A84" w14:textId="77777777" w:rsidR="006542A8" w:rsidRPr="00BB1BDA" w:rsidRDefault="000F7D71" w:rsidP="00455E59">
      <w:pPr>
        <w:rPr>
          <w:rFonts w:ascii="Open Sans" w:hAnsi="Open Sans" w:cs="Open Sans"/>
        </w:rPr>
      </w:pPr>
      <w:r w:rsidRPr="00BB1BDA">
        <w:rPr>
          <w:rFonts w:ascii="Open Sans" w:hAnsi="Open Sans" w:cs="Open Sans"/>
          <w:b/>
          <w:bCs/>
        </w:rPr>
        <w:lastRenderedPageBreak/>
        <w:t>Scenario:</w:t>
      </w:r>
      <w:r w:rsidRPr="00BB1BDA">
        <w:rPr>
          <w:rFonts w:ascii="Open Sans" w:hAnsi="Open Sans" w:cs="Open Sans"/>
        </w:rPr>
        <w:t xml:space="preserve"> </w:t>
      </w:r>
      <w:r w:rsidR="00EB3DA0" w:rsidRPr="00BB1BDA">
        <w:rPr>
          <w:rFonts w:ascii="Open Sans" w:hAnsi="Open Sans" w:cs="Open Sans"/>
        </w:rPr>
        <w:t xml:space="preserve">You are employed by Anytown Marketing as an IT consultant to assist in </w:t>
      </w:r>
      <w:r w:rsidRPr="00BB1BDA">
        <w:rPr>
          <w:rFonts w:ascii="Open Sans" w:hAnsi="Open Sans" w:cs="Open Sans"/>
        </w:rPr>
        <w:t xml:space="preserve">implementing </w:t>
      </w:r>
      <w:r w:rsidR="00EB3DA0" w:rsidRPr="00BB1BDA">
        <w:rPr>
          <w:rFonts w:ascii="Open Sans" w:hAnsi="Open Sans" w:cs="Open Sans"/>
        </w:rPr>
        <w:t>their data security and privacy handling policies and procedures.</w:t>
      </w:r>
      <w:r w:rsidRPr="00BB1BDA">
        <w:rPr>
          <w:rFonts w:ascii="Open Sans" w:hAnsi="Open Sans" w:cs="Open Sans"/>
        </w:rPr>
        <w:t xml:space="preserve"> </w:t>
      </w:r>
    </w:p>
    <w:p w14:paraId="62A19FC5" w14:textId="21BF2D69" w:rsidR="00346BC3" w:rsidRDefault="000F7D71" w:rsidP="00455E59">
      <w:pPr>
        <w:rPr>
          <w:rFonts w:ascii="Open Sans" w:hAnsi="Open Sans" w:cs="Open Sans"/>
        </w:rPr>
      </w:pPr>
      <w:r w:rsidRPr="00BB1BDA">
        <w:rPr>
          <w:rFonts w:ascii="Open Sans" w:hAnsi="Open Sans" w:cs="Open Sans"/>
        </w:rPr>
        <w:t>See “</w:t>
      </w:r>
      <w:r w:rsidR="00827AAB" w:rsidRPr="00BB1BDA">
        <w:rPr>
          <w:rFonts w:ascii="Open Sans" w:hAnsi="Open Sans" w:cs="Open Sans"/>
          <w:b/>
          <w:bCs/>
        </w:rPr>
        <w:t>ICT30120</w:t>
      </w:r>
      <w:r w:rsidRPr="00BB1BDA">
        <w:rPr>
          <w:rFonts w:ascii="Open Sans" w:hAnsi="Open Sans" w:cs="Open Sans"/>
          <w:b/>
          <w:bCs/>
        </w:rPr>
        <w:t>_BSBXCS303_LHO_AnytownMarketingPolicies</w:t>
      </w:r>
      <w:r w:rsidRPr="00BB1BDA">
        <w:rPr>
          <w:rFonts w:ascii="Open Sans" w:hAnsi="Open Sans" w:cs="Open Sans"/>
        </w:rPr>
        <w:t>”. This implementation project is to be completed with the required documentation submitted to the authorising manager.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4"/>
        <w:gridCol w:w="3886"/>
      </w:tblGrid>
      <w:tr w:rsidR="009D3152" w14:paraId="4B56633C" w14:textId="77777777" w:rsidTr="00346BC3">
        <w:tc>
          <w:tcPr>
            <w:tcW w:w="6629" w:type="dxa"/>
          </w:tcPr>
          <w:p w14:paraId="37BE7C9C" w14:textId="52A66035" w:rsidR="00346BC3" w:rsidRDefault="00346BC3" w:rsidP="00146D9E">
            <w:pPr>
              <w:rPr>
                <w:rFonts w:ascii="Open Sans" w:hAnsi="Open Sans" w:cs="Open Sans"/>
              </w:rPr>
            </w:pPr>
            <w:r w:rsidRPr="00BB1BDA">
              <w:rPr>
                <w:rFonts w:ascii="Open Sans" w:hAnsi="Open Sans" w:cs="Open Sans"/>
              </w:rPr>
              <w:t xml:space="preserve">Note, it’s required to </w:t>
            </w:r>
            <w:r>
              <w:rPr>
                <w:rFonts w:ascii="Open Sans" w:hAnsi="Open Sans" w:cs="Open Sans"/>
              </w:rPr>
              <w:t>set up</w:t>
            </w:r>
            <w:r w:rsidRPr="00BB1BDA">
              <w:rPr>
                <w:rFonts w:ascii="Open Sans" w:hAnsi="Open Sans" w:cs="Open Sans"/>
              </w:rPr>
              <w:t xml:space="preserve"> a Virtual Machine for this section, we recommend using </w:t>
            </w:r>
            <w:hyperlink r:id="rId12" w:history="1">
              <w:r w:rsidRPr="00BB1BDA">
                <w:rPr>
                  <w:rStyle w:val="Hyperlink"/>
                  <w:rFonts w:ascii="Open Sans" w:hAnsi="Open Sans" w:cs="Open Sans"/>
                </w:rPr>
                <w:t>VirtualBox</w:t>
              </w:r>
            </w:hyperlink>
            <w:r w:rsidRPr="00BB1BDA">
              <w:rPr>
                <w:rFonts w:ascii="Open Sans" w:hAnsi="Open Sans" w:cs="Open Sans"/>
              </w:rPr>
              <w:t xml:space="preserve"> with the </w:t>
            </w:r>
            <w:r w:rsidR="00146D9E">
              <w:rPr>
                <w:rFonts w:ascii="Open Sans" w:hAnsi="Open Sans" w:cs="Open Sans"/>
              </w:rPr>
              <w:t>“</w:t>
            </w:r>
            <w:r w:rsidR="00146D9E" w:rsidRPr="00146D9E">
              <w:rPr>
                <w:rFonts w:ascii="Open Sans" w:hAnsi="Open Sans" w:cs="Open Sans"/>
              </w:rPr>
              <w:t>Win10 Pro VM (OVA)</w:t>
            </w:r>
            <w:r w:rsidR="00146D9E">
              <w:rPr>
                <w:rFonts w:ascii="Open Sans" w:hAnsi="Open Sans" w:cs="Open Sans"/>
              </w:rPr>
              <w:t>” Provided in Connect.</w:t>
            </w:r>
          </w:p>
          <w:p w14:paraId="7F3DDACA" w14:textId="2478A3FE" w:rsidR="00347E85" w:rsidRDefault="00346BC3" w:rsidP="00455E59">
            <w:pPr>
              <w:rPr>
                <w:rFonts w:ascii="Open Sans" w:hAnsi="Open Sans" w:cs="Open Sans"/>
              </w:rPr>
            </w:pPr>
            <w:r>
              <w:rPr>
                <w:rFonts w:ascii="Open Sans" w:hAnsi="Open Sans" w:cs="Open Sans"/>
              </w:rPr>
              <w:t>All visual evidence (screenshots) must include your student details such as Student Name and Student Number (ID). To achieve this, you can use a screenshot tool</w:t>
            </w:r>
            <w:r w:rsidR="009D3152">
              <w:rPr>
                <w:rFonts w:ascii="Open Sans" w:hAnsi="Open Sans" w:cs="Open Sans"/>
              </w:rPr>
              <w:t xml:space="preserve"> (for Windows, WIN + SHIFT + S)</w:t>
            </w:r>
            <w:r>
              <w:rPr>
                <w:rFonts w:ascii="Open Sans" w:hAnsi="Open Sans" w:cs="Open Sans"/>
              </w:rPr>
              <w:t xml:space="preserve"> and overlay text, or simply have a text file open as you take the screenshot. </w:t>
            </w:r>
          </w:p>
          <w:p w14:paraId="35C50703" w14:textId="05573FF9" w:rsidR="00346BC3" w:rsidRDefault="00346BC3" w:rsidP="00455E59">
            <w:pPr>
              <w:rPr>
                <w:rFonts w:ascii="Open Sans" w:hAnsi="Open Sans" w:cs="Open Sans"/>
              </w:rPr>
            </w:pPr>
            <w:r>
              <w:rPr>
                <w:rFonts w:ascii="Open Sans" w:hAnsi="Open Sans" w:cs="Open Sans"/>
              </w:rPr>
              <w:t>For example:</w:t>
            </w:r>
          </w:p>
        </w:tc>
        <w:tc>
          <w:tcPr>
            <w:tcW w:w="3791" w:type="dxa"/>
          </w:tcPr>
          <w:p w14:paraId="62AABE60" w14:textId="13CA9A24" w:rsidR="00346BC3" w:rsidRDefault="00EE4F21" w:rsidP="00346BC3">
            <w:pPr>
              <w:jc w:val="right"/>
              <w:rPr>
                <w:rFonts w:ascii="Open Sans" w:hAnsi="Open Sans" w:cs="Open Sans"/>
              </w:rPr>
            </w:pPr>
            <w:r>
              <w:rPr>
                <w:rFonts w:ascii="Open Sans" w:hAnsi="Open Sans" w:cs="Open Sans"/>
                <w:noProof/>
              </w:rPr>
              <w:drawing>
                <wp:inline distT="0" distB="0" distL="0" distR="0" wp14:anchorId="4F9DC82C" wp14:editId="3D4CFBCB">
                  <wp:extent cx="2330875" cy="2202643"/>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9748" cy="2229928"/>
                          </a:xfrm>
                          <a:prstGeom prst="rect">
                            <a:avLst/>
                          </a:prstGeom>
                          <a:noFill/>
                          <a:ln>
                            <a:noFill/>
                          </a:ln>
                        </pic:spPr>
                      </pic:pic>
                    </a:graphicData>
                  </a:graphic>
                </wp:inline>
              </w:drawing>
            </w:r>
          </w:p>
        </w:tc>
      </w:tr>
    </w:tbl>
    <w:p w14:paraId="6C4548FC" w14:textId="710F6120" w:rsidR="007B5AA5" w:rsidRPr="00BB1BDA" w:rsidRDefault="005224D3">
      <w:pPr>
        <w:rPr>
          <w:rFonts w:ascii="Open Sans" w:hAnsi="Open Sans" w:cs="Open Sans"/>
        </w:rPr>
      </w:pPr>
      <w:r w:rsidRPr="00BB1BDA">
        <w:rPr>
          <w:rFonts w:ascii="Open Sans" w:hAnsi="Open Sans" w:cs="Open Sans"/>
          <w:b/>
          <w:bCs/>
        </w:rPr>
        <w:t>Part</w:t>
      </w:r>
      <w:r w:rsidR="00E575A7" w:rsidRPr="00BB1BDA">
        <w:rPr>
          <w:rFonts w:ascii="Open Sans" w:hAnsi="Open Sans" w:cs="Open Sans"/>
          <w:b/>
          <w:bCs/>
        </w:rPr>
        <w:t xml:space="preserve"> </w:t>
      </w:r>
      <w:r w:rsidR="007B5AA5" w:rsidRPr="00BB1BDA">
        <w:rPr>
          <w:rFonts w:ascii="Open Sans" w:hAnsi="Open Sans" w:cs="Open Sans"/>
          <w:b/>
          <w:bCs/>
        </w:rPr>
        <w:t>1</w:t>
      </w:r>
    </w:p>
    <w:p w14:paraId="0823CB10" w14:textId="77777777" w:rsidR="00D146C8" w:rsidRDefault="007B5AA5" w:rsidP="006542A8">
      <w:pPr>
        <w:rPr>
          <w:rFonts w:ascii="Open Sans" w:hAnsi="Open Sans" w:cs="Open Sans"/>
        </w:rPr>
      </w:pPr>
      <w:r w:rsidRPr="00BB1BDA">
        <w:rPr>
          <w:rFonts w:ascii="Open Sans" w:hAnsi="Open Sans" w:cs="Open Sans"/>
        </w:rPr>
        <w:t xml:space="preserve">You are required to classify </w:t>
      </w:r>
      <w:r w:rsidR="000A189D" w:rsidRPr="00BB1BDA">
        <w:rPr>
          <w:rFonts w:ascii="Open Sans" w:hAnsi="Open Sans" w:cs="Open Sans"/>
          <w:color w:val="FF0000"/>
        </w:rPr>
        <w:t xml:space="preserve">ALL (12) </w:t>
      </w:r>
      <w:r w:rsidRPr="00BB1BDA">
        <w:rPr>
          <w:rFonts w:ascii="Open Sans" w:hAnsi="Open Sans" w:cs="Open Sans"/>
          <w:color w:val="FF0000"/>
        </w:rPr>
        <w:t xml:space="preserve">the Anytown Marketing Firms’ files </w:t>
      </w:r>
      <w:r w:rsidRPr="00BB1BDA">
        <w:rPr>
          <w:rFonts w:ascii="Open Sans" w:hAnsi="Open Sans" w:cs="Open Sans"/>
        </w:rPr>
        <w:t>into their data classification types and new storage locations. Use the “</w:t>
      </w:r>
      <w:r w:rsidR="00827AAB" w:rsidRPr="00BB1BDA">
        <w:rPr>
          <w:rFonts w:ascii="Open Sans" w:hAnsi="Open Sans" w:cs="Open Sans"/>
          <w:b/>
          <w:bCs/>
        </w:rPr>
        <w:t>ICT30120</w:t>
      </w:r>
      <w:r w:rsidRPr="00BB1BDA">
        <w:rPr>
          <w:rFonts w:ascii="Open Sans" w:hAnsi="Open Sans" w:cs="Open Sans"/>
          <w:b/>
          <w:bCs/>
        </w:rPr>
        <w:t>_BSBXCS303_LHO_StoredFileDescription</w:t>
      </w:r>
      <w:r w:rsidRPr="00BB1BDA">
        <w:rPr>
          <w:rFonts w:ascii="Open Sans" w:hAnsi="Open Sans" w:cs="Open Sans"/>
        </w:rPr>
        <w:t xml:space="preserve">” documents for the file names, </w:t>
      </w:r>
      <w:r w:rsidR="006542A8" w:rsidRPr="00BB1BDA">
        <w:rPr>
          <w:rFonts w:ascii="Open Sans" w:hAnsi="Open Sans" w:cs="Open Sans"/>
        </w:rPr>
        <w:t>types,</w:t>
      </w:r>
      <w:r w:rsidRPr="00BB1BDA">
        <w:rPr>
          <w:rFonts w:ascii="Open Sans" w:hAnsi="Open Sans" w:cs="Open Sans"/>
        </w:rPr>
        <w:t xml:space="preserve"> and description of data within.</w:t>
      </w:r>
      <w:r w:rsidR="00D146C8">
        <w:rPr>
          <w:rFonts w:ascii="Open Sans" w:hAnsi="Open Sans" w:cs="Open Sans"/>
        </w:rPr>
        <w:t xml:space="preserve"> </w:t>
      </w:r>
    </w:p>
    <w:p w14:paraId="390DD772" w14:textId="48ADBAE3" w:rsidR="007B5AA5" w:rsidRPr="00BB1BDA" w:rsidRDefault="00D146C8" w:rsidP="006542A8">
      <w:pPr>
        <w:rPr>
          <w:rFonts w:ascii="Open Sans" w:hAnsi="Open Sans" w:cs="Open Sans"/>
        </w:rPr>
      </w:pPr>
      <w:r>
        <w:rPr>
          <w:rFonts w:ascii="Open Sans" w:hAnsi="Open Sans" w:cs="Open Sans"/>
        </w:rPr>
        <w:t>Note, Label Colours do not need to be completed practically</w:t>
      </w:r>
      <w:r w:rsidR="00026B59">
        <w:rPr>
          <w:rFonts w:ascii="Open Sans" w:hAnsi="Open Sans" w:cs="Open Sans"/>
        </w:rPr>
        <w:t>, m</w:t>
      </w:r>
      <w:r>
        <w:rPr>
          <w:rFonts w:ascii="Open Sans" w:hAnsi="Open Sans" w:cs="Open Sans"/>
        </w:rPr>
        <w:t>eaning, students do not need to provide visual evidence (</w:t>
      </w:r>
      <w:r w:rsidRPr="00D146C8">
        <w:rPr>
          <w:rFonts w:ascii="Open Sans" w:hAnsi="Open Sans" w:cs="Open Sans"/>
        </w:rPr>
        <w:t>screenshots</w:t>
      </w:r>
      <w:r>
        <w:rPr>
          <w:rFonts w:ascii="Open Sans" w:hAnsi="Open Sans" w:cs="Open Sans"/>
        </w:rPr>
        <w:t>). Label Colours must be included in the table below.</w:t>
      </w:r>
    </w:p>
    <w:p w14:paraId="4F03F23C" w14:textId="2C446860" w:rsidR="005D0EAF" w:rsidRPr="00BB1BDA" w:rsidRDefault="005D0EAF" w:rsidP="00EB3DA0">
      <w:pPr>
        <w:rPr>
          <w:rFonts w:ascii="Open Sans" w:hAnsi="Open Sans" w:cs="Open Sans"/>
        </w:rPr>
      </w:pPr>
    </w:p>
    <w:tbl>
      <w:tblPr>
        <w:tblStyle w:val="TableGrid"/>
        <w:tblW w:w="0" w:type="auto"/>
        <w:tblInd w:w="108" w:type="dxa"/>
        <w:tblLook w:val="04A0" w:firstRow="1" w:lastRow="0" w:firstColumn="1" w:lastColumn="0" w:noHBand="0" w:noVBand="1"/>
      </w:tblPr>
      <w:tblGrid>
        <w:gridCol w:w="4253"/>
        <w:gridCol w:w="3685"/>
        <w:gridCol w:w="2374"/>
      </w:tblGrid>
      <w:tr w:rsidR="00D21510" w:rsidRPr="00BB1BDA" w14:paraId="2D015742" w14:textId="7EFEB92D" w:rsidTr="00D21510">
        <w:tc>
          <w:tcPr>
            <w:tcW w:w="4253" w:type="dxa"/>
            <w:shd w:val="clear" w:color="auto" w:fill="D9D9D9" w:themeFill="background1" w:themeFillShade="D9"/>
          </w:tcPr>
          <w:p w14:paraId="6391C79F" w14:textId="74A125C7" w:rsidR="00D21510" w:rsidRPr="00BB1BDA" w:rsidRDefault="00C2647A" w:rsidP="00EB3DA0">
            <w:pPr>
              <w:rPr>
                <w:rFonts w:ascii="Open Sans" w:hAnsi="Open Sans" w:cs="Open Sans"/>
                <w:b/>
                <w:bCs/>
              </w:rPr>
            </w:pPr>
            <w:r w:rsidRPr="00BB1BDA">
              <w:rPr>
                <w:rFonts w:ascii="Open Sans" w:hAnsi="Open Sans" w:cs="Open Sans"/>
                <w:b/>
                <w:bCs/>
              </w:rPr>
              <w:t>Unofficial Files</w:t>
            </w:r>
          </w:p>
        </w:tc>
        <w:tc>
          <w:tcPr>
            <w:tcW w:w="3685" w:type="dxa"/>
            <w:shd w:val="clear" w:color="auto" w:fill="D9D9D9" w:themeFill="background1" w:themeFillShade="D9"/>
          </w:tcPr>
          <w:p w14:paraId="33E32B4F" w14:textId="76013A67" w:rsidR="00D21510" w:rsidRPr="00BB1BDA" w:rsidRDefault="00D21510" w:rsidP="00EB3DA0">
            <w:pPr>
              <w:rPr>
                <w:rFonts w:ascii="Open Sans" w:hAnsi="Open Sans" w:cs="Open Sans"/>
                <w:b/>
                <w:bCs/>
              </w:rPr>
            </w:pPr>
            <w:r w:rsidRPr="00BB1BDA">
              <w:rPr>
                <w:rFonts w:ascii="Open Sans" w:hAnsi="Open Sans" w:cs="Open Sans"/>
                <w:b/>
                <w:bCs/>
              </w:rPr>
              <w:t>Location (Website/File Server/ Secure File Server)</w:t>
            </w:r>
          </w:p>
        </w:tc>
        <w:tc>
          <w:tcPr>
            <w:tcW w:w="2374" w:type="dxa"/>
            <w:shd w:val="clear" w:color="auto" w:fill="D9D9D9" w:themeFill="background1" w:themeFillShade="D9"/>
          </w:tcPr>
          <w:p w14:paraId="0D12EF5B" w14:textId="2DB08EB9" w:rsidR="00D21510" w:rsidRPr="00BB1BDA" w:rsidRDefault="00D21510" w:rsidP="00EB3DA0">
            <w:pPr>
              <w:rPr>
                <w:rFonts w:ascii="Open Sans" w:hAnsi="Open Sans" w:cs="Open Sans"/>
                <w:b/>
                <w:bCs/>
              </w:rPr>
            </w:pPr>
            <w:r w:rsidRPr="00BB1BDA">
              <w:rPr>
                <w:rFonts w:ascii="Open Sans" w:hAnsi="Open Sans" w:cs="Open Sans"/>
                <w:b/>
                <w:bCs/>
              </w:rPr>
              <w:t>Label Colour (None/Yellow/Red)</w:t>
            </w:r>
          </w:p>
        </w:tc>
      </w:tr>
      <w:tr w:rsidR="00D21510" w:rsidRPr="00BB1BDA" w14:paraId="040F6487" w14:textId="2A754137" w:rsidTr="00D21510">
        <w:tc>
          <w:tcPr>
            <w:tcW w:w="4253" w:type="dxa"/>
          </w:tcPr>
          <w:p w14:paraId="0400AB7E" w14:textId="2A8E15DA" w:rsidR="00D21510" w:rsidRPr="00BB1BDA" w:rsidRDefault="00D21510" w:rsidP="00EB3DA0">
            <w:pPr>
              <w:rPr>
                <w:rFonts w:ascii="Open Sans" w:hAnsi="Open Sans" w:cs="Open Sans"/>
              </w:rPr>
            </w:pPr>
            <w:r w:rsidRPr="00BB1BDA">
              <w:rPr>
                <w:rFonts w:ascii="Open Sans" w:hAnsi="Open Sans" w:cs="Open Sans"/>
              </w:rPr>
              <w:t xml:space="preserve">1. </w:t>
            </w:r>
            <w:proofErr w:type="spellStart"/>
            <w:r w:rsidR="003A71B5">
              <w:rPr>
                <w:rFonts w:ascii="Open Sans" w:hAnsi="Open Sans" w:cs="Open Sans"/>
              </w:rPr>
              <w:t>PrivacyPolicy</w:t>
            </w:r>
            <w:proofErr w:type="spellEnd"/>
          </w:p>
        </w:tc>
        <w:tc>
          <w:tcPr>
            <w:tcW w:w="3685" w:type="dxa"/>
          </w:tcPr>
          <w:p w14:paraId="5FF98FD2" w14:textId="4E603A12" w:rsidR="00D21510" w:rsidRPr="00BB1BDA" w:rsidRDefault="003A71B5" w:rsidP="00EB3DA0">
            <w:pPr>
              <w:rPr>
                <w:rFonts w:ascii="Open Sans" w:hAnsi="Open Sans" w:cs="Open Sans"/>
              </w:rPr>
            </w:pPr>
            <w:r>
              <w:rPr>
                <w:rFonts w:ascii="Open Sans" w:hAnsi="Open Sans" w:cs="Open Sans"/>
              </w:rPr>
              <w:t>File Server</w:t>
            </w:r>
            <w:r w:rsidR="00C841E2">
              <w:rPr>
                <w:rFonts w:ascii="Open Sans" w:hAnsi="Open Sans" w:cs="Open Sans"/>
              </w:rPr>
              <w:t>/Website</w:t>
            </w:r>
          </w:p>
        </w:tc>
        <w:tc>
          <w:tcPr>
            <w:tcW w:w="2374" w:type="dxa"/>
          </w:tcPr>
          <w:p w14:paraId="6F539592" w14:textId="5A4F1D18" w:rsidR="00D21510" w:rsidRPr="00BB1BDA" w:rsidRDefault="0057732D" w:rsidP="00EB3DA0">
            <w:pPr>
              <w:rPr>
                <w:rFonts w:ascii="Open Sans" w:hAnsi="Open Sans" w:cs="Open Sans"/>
              </w:rPr>
            </w:pPr>
            <w:r>
              <w:rPr>
                <w:rFonts w:ascii="Open Sans" w:hAnsi="Open Sans" w:cs="Open Sans"/>
              </w:rPr>
              <w:t>None</w:t>
            </w:r>
          </w:p>
        </w:tc>
      </w:tr>
      <w:tr w:rsidR="00D21510" w:rsidRPr="00BB1BDA" w14:paraId="3B7C8540" w14:textId="749E03E3" w:rsidTr="00D21510">
        <w:tc>
          <w:tcPr>
            <w:tcW w:w="4253" w:type="dxa"/>
          </w:tcPr>
          <w:p w14:paraId="5D903E79" w14:textId="3983BF03" w:rsidR="00D21510" w:rsidRPr="00BB1BDA" w:rsidRDefault="00D21510" w:rsidP="00EB3DA0">
            <w:pPr>
              <w:rPr>
                <w:rFonts w:ascii="Open Sans" w:hAnsi="Open Sans" w:cs="Open Sans"/>
              </w:rPr>
            </w:pPr>
            <w:r w:rsidRPr="00BB1BDA">
              <w:rPr>
                <w:rFonts w:ascii="Open Sans" w:hAnsi="Open Sans" w:cs="Open Sans"/>
              </w:rPr>
              <w:t xml:space="preserve">2. </w:t>
            </w:r>
            <w:proofErr w:type="spellStart"/>
            <w:r w:rsidR="003A71B5">
              <w:rPr>
                <w:rFonts w:ascii="Open Sans" w:hAnsi="Open Sans" w:cs="Open Sans"/>
              </w:rPr>
              <w:t>Copy</w:t>
            </w:r>
            <w:r w:rsidR="00C26D0B">
              <w:rPr>
                <w:rFonts w:ascii="Open Sans" w:hAnsi="Open Sans" w:cs="Open Sans"/>
              </w:rPr>
              <w:t>rightPolicy</w:t>
            </w:r>
            <w:proofErr w:type="spellEnd"/>
          </w:p>
        </w:tc>
        <w:tc>
          <w:tcPr>
            <w:tcW w:w="3685" w:type="dxa"/>
          </w:tcPr>
          <w:p w14:paraId="4495A234" w14:textId="74BFB46C" w:rsidR="00D21510" w:rsidRPr="00BB1BDA" w:rsidRDefault="00C26D0B" w:rsidP="00EB3DA0">
            <w:pPr>
              <w:rPr>
                <w:rFonts w:ascii="Open Sans" w:hAnsi="Open Sans" w:cs="Open Sans"/>
              </w:rPr>
            </w:pPr>
            <w:r>
              <w:rPr>
                <w:rFonts w:ascii="Open Sans" w:hAnsi="Open Sans" w:cs="Open Sans"/>
              </w:rPr>
              <w:t>File server</w:t>
            </w:r>
            <w:r w:rsidR="00910694">
              <w:rPr>
                <w:rFonts w:ascii="Open Sans" w:hAnsi="Open Sans" w:cs="Open Sans"/>
              </w:rPr>
              <w:t>/Website</w:t>
            </w:r>
          </w:p>
        </w:tc>
        <w:tc>
          <w:tcPr>
            <w:tcW w:w="2374" w:type="dxa"/>
          </w:tcPr>
          <w:p w14:paraId="6D08136C" w14:textId="3A89DF28" w:rsidR="00D21510" w:rsidRPr="00BB1BDA" w:rsidRDefault="0057732D" w:rsidP="00EB3DA0">
            <w:pPr>
              <w:rPr>
                <w:rFonts w:ascii="Open Sans" w:hAnsi="Open Sans" w:cs="Open Sans"/>
              </w:rPr>
            </w:pPr>
            <w:r>
              <w:rPr>
                <w:rFonts w:ascii="Open Sans" w:hAnsi="Open Sans" w:cs="Open Sans"/>
              </w:rPr>
              <w:t>None</w:t>
            </w:r>
          </w:p>
        </w:tc>
      </w:tr>
      <w:tr w:rsidR="00D21510" w:rsidRPr="00BB1BDA" w14:paraId="5DBDEA71" w14:textId="77777777" w:rsidTr="00D21510">
        <w:tc>
          <w:tcPr>
            <w:tcW w:w="4253" w:type="dxa"/>
            <w:shd w:val="clear" w:color="auto" w:fill="D9D9D9" w:themeFill="background1" w:themeFillShade="D9"/>
          </w:tcPr>
          <w:p w14:paraId="3D38DCC7" w14:textId="6FBD0EFC" w:rsidR="00D21510" w:rsidRPr="00BB1BDA" w:rsidRDefault="00C2647A">
            <w:pPr>
              <w:rPr>
                <w:rFonts w:ascii="Open Sans" w:hAnsi="Open Sans" w:cs="Open Sans"/>
                <w:b/>
                <w:bCs/>
              </w:rPr>
            </w:pPr>
            <w:r w:rsidRPr="00BB1BDA">
              <w:rPr>
                <w:rFonts w:ascii="Open Sans" w:hAnsi="Open Sans" w:cs="Open Sans"/>
                <w:b/>
                <w:bCs/>
              </w:rPr>
              <w:t>Official Files</w:t>
            </w:r>
          </w:p>
        </w:tc>
        <w:tc>
          <w:tcPr>
            <w:tcW w:w="3685" w:type="dxa"/>
            <w:shd w:val="clear" w:color="auto" w:fill="D9D9D9" w:themeFill="background1" w:themeFillShade="D9"/>
          </w:tcPr>
          <w:p w14:paraId="7CD81CCA" w14:textId="723B4EB2" w:rsidR="00D21510" w:rsidRPr="00BB1BDA" w:rsidRDefault="00D146C8">
            <w:pPr>
              <w:rPr>
                <w:rFonts w:ascii="Open Sans" w:hAnsi="Open Sans" w:cs="Open Sans"/>
                <w:b/>
                <w:bCs/>
              </w:rPr>
            </w:pPr>
            <w:r w:rsidRPr="00BB1BDA">
              <w:rPr>
                <w:rFonts w:ascii="Open Sans" w:hAnsi="Open Sans" w:cs="Open Sans"/>
                <w:b/>
                <w:bCs/>
              </w:rPr>
              <w:t>Location (Website/File Server/ Secure File Server)</w:t>
            </w:r>
          </w:p>
        </w:tc>
        <w:tc>
          <w:tcPr>
            <w:tcW w:w="2374" w:type="dxa"/>
            <w:shd w:val="clear" w:color="auto" w:fill="D9D9D9" w:themeFill="background1" w:themeFillShade="D9"/>
          </w:tcPr>
          <w:p w14:paraId="09D57A35" w14:textId="77777777" w:rsidR="00D21510" w:rsidRPr="00BB1BDA" w:rsidRDefault="00D21510">
            <w:pPr>
              <w:rPr>
                <w:rFonts w:ascii="Open Sans" w:hAnsi="Open Sans" w:cs="Open Sans"/>
                <w:b/>
                <w:bCs/>
              </w:rPr>
            </w:pPr>
            <w:r w:rsidRPr="00BB1BDA">
              <w:rPr>
                <w:rFonts w:ascii="Open Sans" w:hAnsi="Open Sans" w:cs="Open Sans"/>
                <w:b/>
                <w:bCs/>
              </w:rPr>
              <w:t>Label Colour (None/Yellow/Red)</w:t>
            </w:r>
          </w:p>
        </w:tc>
      </w:tr>
      <w:tr w:rsidR="00D21510" w:rsidRPr="00BB1BDA" w14:paraId="7401D777" w14:textId="77777777" w:rsidTr="00D21510">
        <w:tc>
          <w:tcPr>
            <w:tcW w:w="4253" w:type="dxa"/>
          </w:tcPr>
          <w:p w14:paraId="59D7CAD0" w14:textId="281E9E13" w:rsidR="00D21510" w:rsidRPr="00BB1BDA" w:rsidRDefault="00D21510">
            <w:pPr>
              <w:rPr>
                <w:rFonts w:ascii="Open Sans" w:hAnsi="Open Sans" w:cs="Open Sans"/>
              </w:rPr>
            </w:pPr>
            <w:r w:rsidRPr="00BB1BDA">
              <w:rPr>
                <w:rFonts w:ascii="Open Sans" w:hAnsi="Open Sans" w:cs="Open Sans"/>
              </w:rPr>
              <w:t xml:space="preserve">1. </w:t>
            </w:r>
            <w:proofErr w:type="spellStart"/>
            <w:r w:rsidR="00F211B0" w:rsidRPr="00F211B0">
              <w:rPr>
                <w:rFonts w:ascii="Open Sans" w:hAnsi="Open Sans" w:cs="Open Sans"/>
              </w:rPr>
              <w:t>MediaReleases</w:t>
            </w:r>
            <w:proofErr w:type="spellEnd"/>
          </w:p>
        </w:tc>
        <w:tc>
          <w:tcPr>
            <w:tcW w:w="3685" w:type="dxa"/>
          </w:tcPr>
          <w:p w14:paraId="16E2C400" w14:textId="5118EF49" w:rsidR="00D21510" w:rsidRPr="00BB1BDA" w:rsidRDefault="00F211B0">
            <w:pPr>
              <w:rPr>
                <w:rFonts w:ascii="Open Sans" w:hAnsi="Open Sans" w:cs="Open Sans"/>
              </w:rPr>
            </w:pPr>
            <w:r>
              <w:rPr>
                <w:rFonts w:ascii="Open Sans" w:hAnsi="Open Sans" w:cs="Open Sans"/>
              </w:rPr>
              <w:t>Website</w:t>
            </w:r>
          </w:p>
        </w:tc>
        <w:tc>
          <w:tcPr>
            <w:tcW w:w="2374" w:type="dxa"/>
          </w:tcPr>
          <w:p w14:paraId="148601DA" w14:textId="79940181" w:rsidR="00D21510" w:rsidRPr="00BB1BDA" w:rsidRDefault="0057732D">
            <w:pPr>
              <w:rPr>
                <w:rFonts w:ascii="Open Sans" w:hAnsi="Open Sans" w:cs="Open Sans"/>
              </w:rPr>
            </w:pPr>
            <w:r>
              <w:rPr>
                <w:rFonts w:ascii="Open Sans" w:hAnsi="Open Sans" w:cs="Open Sans"/>
              </w:rPr>
              <w:t>Yellow</w:t>
            </w:r>
          </w:p>
        </w:tc>
      </w:tr>
      <w:tr w:rsidR="00D21510" w:rsidRPr="00BB1BDA" w14:paraId="333049CF" w14:textId="77777777" w:rsidTr="00D21510">
        <w:tc>
          <w:tcPr>
            <w:tcW w:w="4253" w:type="dxa"/>
          </w:tcPr>
          <w:p w14:paraId="05B3F72E" w14:textId="4B55BC2C" w:rsidR="00D21510" w:rsidRPr="00BB1BDA" w:rsidRDefault="00D21510">
            <w:pPr>
              <w:rPr>
                <w:rFonts w:ascii="Open Sans" w:hAnsi="Open Sans" w:cs="Open Sans"/>
              </w:rPr>
            </w:pPr>
            <w:r w:rsidRPr="00BB1BDA">
              <w:rPr>
                <w:rFonts w:ascii="Open Sans" w:hAnsi="Open Sans" w:cs="Open Sans"/>
              </w:rPr>
              <w:t xml:space="preserve">2. </w:t>
            </w:r>
            <w:proofErr w:type="spellStart"/>
            <w:r w:rsidR="009C12D0" w:rsidRPr="009C12D0">
              <w:rPr>
                <w:rFonts w:ascii="Open Sans" w:hAnsi="Open Sans" w:cs="Open Sans"/>
              </w:rPr>
              <w:t>PreviousProjects</w:t>
            </w:r>
            <w:proofErr w:type="spellEnd"/>
          </w:p>
        </w:tc>
        <w:tc>
          <w:tcPr>
            <w:tcW w:w="3685" w:type="dxa"/>
          </w:tcPr>
          <w:p w14:paraId="7B33610E" w14:textId="305BBBCD" w:rsidR="00D21510" w:rsidRPr="00BB1BDA" w:rsidRDefault="009C12D0">
            <w:pPr>
              <w:rPr>
                <w:rFonts w:ascii="Open Sans" w:hAnsi="Open Sans" w:cs="Open Sans"/>
              </w:rPr>
            </w:pPr>
            <w:r>
              <w:rPr>
                <w:rFonts w:ascii="Open Sans" w:hAnsi="Open Sans" w:cs="Open Sans"/>
              </w:rPr>
              <w:t>File Server</w:t>
            </w:r>
          </w:p>
        </w:tc>
        <w:tc>
          <w:tcPr>
            <w:tcW w:w="2374" w:type="dxa"/>
          </w:tcPr>
          <w:p w14:paraId="7D1F41E8" w14:textId="242C04E6" w:rsidR="00D21510" w:rsidRPr="00BB1BDA" w:rsidRDefault="0057732D">
            <w:pPr>
              <w:rPr>
                <w:rFonts w:ascii="Open Sans" w:hAnsi="Open Sans" w:cs="Open Sans"/>
              </w:rPr>
            </w:pPr>
            <w:r>
              <w:rPr>
                <w:rFonts w:ascii="Open Sans" w:hAnsi="Open Sans" w:cs="Open Sans"/>
              </w:rPr>
              <w:t>Yellow</w:t>
            </w:r>
          </w:p>
        </w:tc>
      </w:tr>
      <w:tr w:rsidR="00D21510" w:rsidRPr="00BB1BDA" w14:paraId="25000DCB" w14:textId="77777777" w:rsidTr="00D21510">
        <w:tc>
          <w:tcPr>
            <w:tcW w:w="4253" w:type="dxa"/>
          </w:tcPr>
          <w:p w14:paraId="2F6B85BD" w14:textId="4260ECFA" w:rsidR="00D21510" w:rsidRPr="00BB1BDA" w:rsidRDefault="00D21510">
            <w:pPr>
              <w:rPr>
                <w:rFonts w:ascii="Open Sans" w:hAnsi="Open Sans" w:cs="Open Sans"/>
              </w:rPr>
            </w:pPr>
            <w:r w:rsidRPr="00BB1BDA">
              <w:rPr>
                <w:rFonts w:ascii="Open Sans" w:hAnsi="Open Sans" w:cs="Open Sans"/>
              </w:rPr>
              <w:t xml:space="preserve">3. </w:t>
            </w:r>
            <w:proofErr w:type="spellStart"/>
            <w:r w:rsidR="007077A9">
              <w:rPr>
                <w:rFonts w:ascii="Open Sans" w:hAnsi="Open Sans" w:cs="Open Sans"/>
              </w:rPr>
              <w:t>CurrentProjects</w:t>
            </w:r>
            <w:proofErr w:type="spellEnd"/>
          </w:p>
        </w:tc>
        <w:tc>
          <w:tcPr>
            <w:tcW w:w="3685" w:type="dxa"/>
          </w:tcPr>
          <w:p w14:paraId="68B8BD08" w14:textId="7DD1CCE5" w:rsidR="00D21510" w:rsidRPr="00BB1BDA" w:rsidRDefault="007077A9">
            <w:pPr>
              <w:rPr>
                <w:rFonts w:ascii="Open Sans" w:hAnsi="Open Sans" w:cs="Open Sans"/>
              </w:rPr>
            </w:pPr>
            <w:r>
              <w:rPr>
                <w:rFonts w:ascii="Open Sans" w:hAnsi="Open Sans" w:cs="Open Sans"/>
              </w:rPr>
              <w:t>File Server</w:t>
            </w:r>
          </w:p>
        </w:tc>
        <w:tc>
          <w:tcPr>
            <w:tcW w:w="2374" w:type="dxa"/>
          </w:tcPr>
          <w:p w14:paraId="1238B839" w14:textId="757A03EF" w:rsidR="00D21510" w:rsidRPr="00BB1BDA" w:rsidRDefault="0057732D">
            <w:pPr>
              <w:rPr>
                <w:rFonts w:ascii="Open Sans" w:hAnsi="Open Sans" w:cs="Open Sans"/>
              </w:rPr>
            </w:pPr>
            <w:r>
              <w:rPr>
                <w:rFonts w:ascii="Open Sans" w:hAnsi="Open Sans" w:cs="Open Sans"/>
              </w:rPr>
              <w:t>Yellow</w:t>
            </w:r>
          </w:p>
        </w:tc>
      </w:tr>
      <w:tr w:rsidR="00D21510" w:rsidRPr="00BB1BDA" w14:paraId="04EFBD00" w14:textId="77777777" w:rsidTr="00D21510">
        <w:tc>
          <w:tcPr>
            <w:tcW w:w="4253" w:type="dxa"/>
          </w:tcPr>
          <w:p w14:paraId="0E1DE93C" w14:textId="1B1DE7F9" w:rsidR="00D21510" w:rsidRPr="00BB1BDA" w:rsidRDefault="00D21510">
            <w:pPr>
              <w:rPr>
                <w:rFonts w:ascii="Open Sans" w:hAnsi="Open Sans" w:cs="Open Sans"/>
              </w:rPr>
            </w:pPr>
            <w:r w:rsidRPr="00BB1BDA">
              <w:rPr>
                <w:rFonts w:ascii="Open Sans" w:hAnsi="Open Sans" w:cs="Open Sans"/>
              </w:rPr>
              <w:lastRenderedPageBreak/>
              <w:t xml:space="preserve">4. </w:t>
            </w:r>
            <w:proofErr w:type="spellStart"/>
            <w:r w:rsidR="006C70C5">
              <w:rPr>
                <w:rFonts w:ascii="Open Sans" w:hAnsi="Open Sans" w:cs="Open Sans"/>
              </w:rPr>
              <w:t>StaffHandbook</w:t>
            </w:r>
            <w:proofErr w:type="spellEnd"/>
          </w:p>
        </w:tc>
        <w:tc>
          <w:tcPr>
            <w:tcW w:w="3685" w:type="dxa"/>
          </w:tcPr>
          <w:p w14:paraId="2BDC4BCF" w14:textId="6B7C52BD" w:rsidR="00D21510" w:rsidRPr="00BB1BDA" w:rsidRDefault="006C70C5">
            <w:pPr>
              <w:rPr>
                <w:rFonts w:ascii="Open Sans" w:hAnsi="Open Sans" w:cs="Open Sans"/>
              </w:rPr>
            </w:pPr>
            <w:r>
              <w:rPr>
                <w:rFonts w:ascii="Open Sans" w:hAnsi="Open Sans" w:cs="Open Sans"/>
              </w:rPr>
              <w:t>File Server</w:t>
            </w:r>
          </w:p>
        </w:tc>
        <w:tc>
          <w:tcPr>
            <w:tcW w:w="2374" w:type="dxa"/>
          </w:tcPr>
          <w:p w14:paraId="3D551ABE" w14:textId="1416CDE8" w:rsidR="00D21510" w:rsidRPr="00BB1BDA" w:rsidRDefault="0057732D">
            <w:pPr>
              <w:rPr>
                <w:rFonts w:ascii="Open Sans" w:hAnsi="Open Sans" w:cs="Open Sans"/>
              </w:rPr>
            </w:pPr>
            <w:r>
              <w:rPr>
                <w:rFonts w:ascii="Open Sans" w:hAnsi="Open Sans" w:cs="Open Sans"/>
              </w:rPr>
              <w:t>Yellow</w:t>
            </w:r>
          </w:p>
        </w:tc>
      </w:tr>
      <w:tr w:rsidR="00D21510" w:rsidRPr="00BB1BDA" w14:paraId="0F2CCEAC" w14:textId="77777777" w:rsidTr="00D21510">
        <w:tc>
          <w:tcPr>
            <w:tcW w:w="4253" w:type="dxa"/>
          </w:tcPr>
          <w:p w14:paraId="3D2C106D" w14:textId="36A870A1" w:rsidR="00D21510" w:rsidRPr="00BB1BDA" w:rsidRDefault="00D21510">
            <w:pPr>
              <w:rPr>
                <w:rFonts w:ascii="Open Sans" w:hAnsi="Open Sans" w:cs="Open Sans"/>
              </w:rPr>
            </w:pPr>
            <w:r w:rsidRPr="00BB1BDA">
              <w:rPr>
                <w:rFonts w:ascii="Open Sans" w:hAnsi="Open Sans" w:cs="Open Sans"/>
              </w:rPr>
              <w:t xml:space="preserve">5. </w:t>
            </w:r>
            <w:proofErr w:type="spellStart"/>
            <w:r w:rsidR="004E4160">
              <w:rPr>
                <w:rFonts w:ascii="Open Sans" w:hAnsi="Open Sans" w:cs="Open Sans"/>
              </w:rPr>
              <w:t>StaffFireTraining</w:t>
            </w:r>
            <w:r w:rsidR="002B171A">
              <w:rPr>
                <w:rFonts w:ascii="Open Sans" w:hAnsi="Open Sans" w:cs="Open Sans"/>
              </w:rPr>
              <w:t>Report</w:t>
            </w:r>
            <w:proofErr w:type="spellEnd"/>
          </w:p>
        </w:tc>
        <w:tc>
          <w:tcPr>
            <w:tcW w:w="3685" w:type="dxa"/>
          </w:tcPr>
          <w:p w14:paraId="496D999C" w14:textId="5B6535B5" w:rsidR="00D21510" w:rsidRPr="00BB1BDA" w:rsidRDefault="006E5E04">
            <w:pPr>
              <w:rPr>
                <w:rFonts w:ascii="Open Sans" w:hAnsi="Open Sans" w:cs="Open Sans"/>
              </w:rPr>
            </w:pPr>
            <w:r>
              <w:rPr>
                <w:rFonts w:ascii="Open Sans" w:hAnsi="Open Sans" w:cs="Open Sans"/>
              </w:rPr>
              <w:t>File Server</w:t>
            </w:r>
          </w:p>
        </w:tc>
        <w:tc>
          <w:tcPr>
            <w:tcW w:w="2374" w:type="dxa"/>
          </w:tcPr>
          <w:p w14:paraId="0CAACAA5" w14:textId="53A5F8EF" w:rsidR="00D21510" w:rsidRPr="00BB1BDA" w:rsidRDefault="0057732D">
            <w:pPr>
              <w:rPr>
                <w:rFonts w:ascii="Open Sans" w:hAnsi="Open Sans" w:cs="Open Sans"/>
              </w:rPr>
            </w:pPr>
            <w:r>
              <w:rPr>
                <w:rFonts w:ascii="Open Sans" w:hAnsi="Open Sans" w:cs="Open Sans"/>
              </w:rPr>
              <w:t>Yellow</w:t>
            </w:r>
          </w:p>
        </w:tc>
      </w:tr>
      <w:tr w:rsidR="00D21510" w:rsidRPr="00BB1BDA" w14:paraId="74F79B0A" w14:textId="77777777" w:rsidTr="00D21510">
        <w:tc>
          <w:tcPr>
            <w:tcW w:w="4253" w:type="dxa"/>
            <w:shd w:val="clear" w:color="auto" w:fill="D9D9D9" w:themeFill="background1" w:themeFillShade="D9"/>
          </w:tcPr>
          <w:p w14:paraId="694C2F77" w14:textId="10662816" w:rsidR="00D21510" w:rsidRPr="00BB1BDA" w:rsidRDefault="00C2647A" w:rsidP="00D21510">
            <w:pPr>
              <w:rPr>
                <w:rFonts w:ascii="Open Sans" w:hAnsi="Open Sans" w:cs="Open Sans"/>
                <w:b/>
                <w:bCs/>
              </w:rPr>
            </w:pPr>
            <w:r w:rsidRPr="00BB1BDA">
              <w:rPr>
                <w:rFonts w:ascii="Open Sans" w:hAnsi="Open Sans" w:cs="Open Sans"/>
                <w:b/>
                <w:bCs/>
              </w:rPr>
              <w:t>Official: Sensitive Files</w:t>
            </w:r>
          </w:p>
        </w:tc>
        <w:tc>
          <w:tcPr>
            <w:tcW w:w="3685" w:type="dxa"/>
            <w:shd w:val="clear" w:color="auto" w:fill="D9D9D9" w:themeFill="background1" w:themeFillShade="D9"/>
          </w:tcPr>
          <w:p w14:paraId="2AC5CD03" w14:textId="01E39EFF" w:rsidR="00D21510" w:rsidRPr="00BB1BDA" w:rsidRDefault="00D146C8" w:rsidP="00D21510">
            <w:pPr>
              <w:rPr>
                <w:rFonts w:ascii="Open Sans" w:hAnsi="Open Sans" w:cs="Open Sans"/>
                <w:b/>
                <w:bCs/>
              </w:rPr>
            </w:pPr>
            <w:r w:rsidRPr="00BB1BDA">
              <w:rPr>
                <w:rFonts w:ascii="Open Sans" w:hAnsi="Open Sans" w:cs="Open Sans"/>
                <w:b/>
                <w:bCs/>
              </w:rPr>
              <w:t>Location (Website/File Server/ Secure File Server)</w:t>
            </w:r>
          </w:p>
        </w:tc>
        <w:tc>
          <w:tcPr>
            <w:tcW w:w="2374" w:type="dxa"/>
            <w:shd w:val="clear" w:color="auto" w:fill="D9D9D9" w:themeFill="background1" w:themeFillShade="D9"/>
          </w:tcPr>
          <w:p w14:paraId="0156AB55" w14:textId="77777777" w:rsidR="00D21510" w:rsidRPr="00BB1BDA" w:rsidRDefault="00D21510" w:rsidP="00D21510">
            <w:pPr>
              <w:rPr>
                <w:rFonts w:ascii="Open Sans" w:hAnsi="Open Sans" w:cs="Open Sans"/>
                <w:b/>
                <w:bCs/>
              </w:rPr>
            </w:pPr>
            <w:r w:rsidRPr="00BB1BDA">
              <w:rPr>
                <w:rFonts w:ascii="Open Sans" w:hAnsi="Open Sans" w:cs="Open Sans"/>
                <w:b/>
                <w:bCs/>
              </w:rPr>
              <w:t>Label Colour (None/Yellow/Red)</w:t>
            </w:r>
          </w:p>
        </w:tc>
      </w:tr>
      <w:tr w:rsidR="00D21510" w:rsidRPr="00BB1BDA" w14:paraId="18E584F6" w14:textId="77777777" w:rsidTr="00D21510">
        <w:tc>
          <w:tcPr>
            <w:tcW w:w="4253" w:type="dxa"/>
          </w:tcPr>
          <w:p w14:paraId="5FD7DCCE" w14:textId="14BCBB2C" w:rsidR="00D21510" w:rsidRPr="00BB1BDA" w:rsidRDefault="00D21510" w:rsidP="00D21510">
            <w:pPr>
              <w:rPr>
                <w:rFonts w:ascii="Open Sans" w:hAnsi="Open Sans" w:cs="Open Sans"/>
              </w:rPr>
            </w:pPr>
            <w:r w:rsidRPr="00BB1BDA">
              <w:rPr>
                <w:rFonts w:ascii="Open Sans" w:hAnsi="Open Sans" w:cs="Open Sans"/>
              </w:rPr>
              <w:t xml:space="preserve">1. </w:t>
            </w:r>
            <w:proofErr w:type="spellStart"/>
            <w:r w:rsidR="00D63A7F">
              <w:rPr>
                <w:rFonts w:ascii="Open Sans" w:hAnsi="Open Sans" w:cs="Open Sans"/>
              </w:rPr>
              <w:t>CurrentClients</w:t>
            </w:r>
            <w:proofErr w:type="spellEnd"/>
          </w:p>
        </w:tc>
        <w:tc>
          <w:tcPr>
            <w:tcW w:w="3685" w:type="dxa"/>
          </w:tcPr>
          <w:p w14:paraId="773EAC17" w14:textId="35C90413" w:rsidR="00D21510" w:rsidRPr="00BB1BDA" w:rsidRDefault="00B03963" w:rsidP="00D21510">
            <w:pPr>
              <w:rPr>
                <w:rFonts w:ascii="Open Sans" w:hAnsi="Open Sans" w:cs="Open Sans"/>
              </w:rPr>
            </w:pPr>
            <w:r>
              <w:rPr>
                <w:rFonts w:ascii="Open Sans" w:hAnsi="Open Sans" w:cs="Open Sans"/>
              </w:rPr>
              <w:t>Secure File Server</w:t>
            </w:r>
          </w:p>
        </w:tc>
        <w:tc>
          <w:tcPr>
            <w:tcW w:w="2374" w:type="dxa"/>
          </w:tcPr>
          <w:p w14:paraId="3A5CE5B8" w14:textId="02A6653C" w:rsidR="00D21510" w:rsidRPr="00BB1BDA" w:rsidRDefault="0057732D" w:rsidP="00D21510">
            <w:pPr>
              <w:rPr>
                <w:rFonts w:ascii="Open Sans" w:hAnsi="Open Sans" w:cs="Open Sans"/>
              </w:rPr>
            </w:pPr>
            <w:r>
              <w:rPr>
                <w:rFonts w:ascii="Open Sans" w:hAnsi="Open Sans" w:cs="Open Sans"/>
              </w:rPr>
              <w:t>Red</w:t>
            </w:r>
          </w:p>
        </w:tc>
      </w:tr>
      <w:tr w:rsidR="00D21510" w:rsidRPr="00BB1BDA" w14:paraId="51DB34E4" w14:textId="77777777" w:rsidTr="00D21510">
        <w:tc>
          <w:tcPr>
            <w:tcW w:w="4253" w:type="dxa"/>
          </w:tcPr>
          <w:p w14:paraId="51540E5B" w14:textId="1ED9F61E" w:rsidR="00D21510" w:rsidRPr="00BB1BDA" w:rsidRDefault="00D21510" w:rsidP="00D21510">
            <w:pPr>
              <w:rPr>
                <w:rFonts w:ascii="Open Sans" w:hAnsi="Open Sans" w:cs="Open Sans"/>
              </w:rPr>
            </w:pPr>
            <w:r w:rsidRPr="00BB1BDA">
              <w:rPr>
                <w:rFonts w:ascii="Open Sans" w:hAnsi="Open Sans" w:cs="Open Sans"/>
              </w:rPr>
              <w:t xml:space="preserve">2. </w:t>
            </w:r>
            <w:proofErr w:type="spellStart"/>
            <w:r w:rsidR="00BD38EC" w:rsidRPr="00BD38EC">
              <w:rPr>
                <w:rFonts w:ascii="Open Sans" w:hAnsi="Open Sans" w:cs="Open Sans"/>
              </w:rPr>
              <w:t>PreviousClients</w:t>
            </w:r>
            <w:proofErr w:type="spellEnd"/>
          </w:p>
        </w:tc>
        <w:tc>
          <w:tcPr>
            <w:tcW w:w="3685" w:type="dxa"/>
          </w:tcPr>
          <w:p w14:paraId="20B7A51C" w14:textId="30AB20B8" w:rsidR="00D21510" w:rsidRPr="00BB1BDA" w:rsidRDefault="00BD38EC" w:rsidP="00D21510">
            <w:pPr>
              <w:rPr>
                <w:rFonts w:ascii="Open Sans" w:hAnsi="Open Sans" w:cs="Open Sans"/>
              </w:rPr>
            </w:pPr>
            <w:r>
              <w:rPr>
                <w:rFonts w:ascii="Open Sans" w:hAnsi="Open Sans" w:cs="Open Sans"/>
              </w:rPr>
              <w:t>Secure File Server</w:t>
            </w:r>
          </w:p>
        </w:tc>
        <w:tc>
          <w:tcPr>
            <w:tcW w:w="2374" w:type="dxa"/>
          </w:tcPr>
          <w:p w14:paraId="4045D3CD" w14:textId="6EDD707B" w:rsidR="00D21510" w:rsidRPr="00BB1BDA" w:rsidRDefault="0057732D" w:rsidP="00D21510">
            <w:pPr>
              <w:rPr>
                <w:rFonts w:ascii="Open Sans" w:hAnsi="Open Sans" w:cs="Open Sans"/>
              </w:rPr>
            </w:pPr>
            <w:r>
              <w:rPr>
                <w:rFonts w:ascii="Open Sans" w:hAnsi="Open Sans" w:cs="Open Sans"/>
              </w:rPr>
              <w:t>Red</w:t>
            </w:r>
          </w:p>
        </w:tc>
      </w:tr>
      <w:tr w:rsidR="00D21510" w:rsidRPr="00BB1BDA" w14:paraId="38355897" w14:textId="77777777" w:rsidTr="00D21510">
        <w:tc>
          <w:tcPr>
            <w:tcW w:w="4253" w:type="dxa"/>
          </w:tcPr>
          <w:p w14:paraId="5CBA3523" w14:textId="65E3067E" w:rsidR="00D21510" w:rsidRPr="00BB1BDA" w:rsidRDefault="00D21510" w:rsidP="00D21510">
            <w:pPr>
              <w:rPr>
                <w:rFonts w:ascii="Open Sans" w:hAnsi="Open Sans" w:cs="Open Sans"/>
              </w:rPr>
            </w:pPr>
            <w:r w:rsidRPr="00BB1BDA">
              <w:rPr>
                <w:rFonts w:ascii="Open Sans" w:hAnsi="Open Sans" w:cs="Open Sans"/>
              </w:rPr>
              <w:t xml:space="preserve">3. </w:t>
            </w:r>
            <w:proofErr w:type="spellStart"/>
            <w:r w:rsidR="00F958AF">
              <w:rPr>
                <w:rFonts w:ascii="Open Sans" w:hAnsi="Open Sans" w:cs="Open Sans"/>
              </w:rPr>
              <w:t>StaffInformation</w:t>
            </w:r>
            <w:proofErr w:type="spellEnd"/>
          </w:p>
        </w:tc>
        <w:tc>
          <w:tcPr>
            <w:tcW w:w="3685" w:type="dxa"/>
          </w:tcPr>
          <w:p w14:paraId="6E955E32" w14:textId="659BB582" w:rsidR="00D21510" w:rsidRPr="00BB1BDA" w:rsidRDefault="00F958AF" w:rsidP="00D21510">
            <w:pPr>
              <w:rPr>
                <w:rFonts w:ascii="Open Sans" w:hAnsi="Open Sans" w:cs="Open Sans"/>
              </w:rPr>
            </w:pPr>
            <w:r>
              <w:rPr>
                <w:rFonts w:ascii="Open Sans" w:hAnsi="Open Sans" w:cs="Open Sans"/>
              </w:rPr>
              <w:t>Secure File Server</w:t>
            </w:r>
          </w:p>
        </w:tc>
        <w:tc>
          <w:tcPr>
            <w:tcW w:w="2374" w:type="dxa"/>
          </w:tcPr>
          <w:p w14:paraId="734BA63D" w14:textId="115E0AD2" w:rsidR="00D21510" w:rsidRPr="00BB1BDA" w:rsidRDefault="0057732D" w:rsidP="00D21510">
            <w:pPr>
              <w:rPr>
                <w:rFonts w:ascii="Open Sans" w:hAnsi="Open Sans" w:cs="Open Sans"/>
              </w:rPr>
            </w:pPr>
            <w:r>
              <w:rPr>
                <w:rFonts w:ascii="Open Sans" w:hAnsi="Open Sans" w:cs="Open Sans"/>
              </w:rPr>
              <w:t>Red</w:t>
            </w:r>
          </w:p>
        </w:tc>
      </w:tr>
      <w:tr w:rsidR="00D21510" w:rsidRPr="00BB1BDA" w14:paraId="18CCE471" w14:textId="77777777" w:rsidTr="00D21510">
        <w:tc>
          <w:tcPr>
            <w:tcW w:w="4253" w:type="dxa"/>
          </w:tcPr>
          <w:p w14:paraId="63019660" w14:textId="54A91790" w:rsidR="00D21510" w:rsidRPr="00BB1BDA" w:rsidRDefault="00D21510" w:rsidP="00D21510">
            <w:pPr>
              <w:rPr>
                <w:rFonts w:ascii="Open Sans" w:hAnsi="Open Sans" w:cs="Open Sans"/>
              </w:rPr>
            </w:pPr>
            <w:r w:rsidRPr="00BB1BDA">
              <w:rPr>
                <w:rFonts w:ascii="Open Sans" w:hAnsi="Open Sans" w:cs="Open Sans"/>
              </w:rPr>
              <w:t xml:space="preserve">4. </w:t>
            </w:r>
            <w:proofErr w:type="spellStart"/>
            <w:r w:rsidR="004E4160">
              <w:rPr>
                <w:rFonts w:ascii="Open Sans" w:hAnsi="Open Sans" w:cs="Open Sans"/>
              </w:rPr>
              <w:t>EmailBackup</w:t>
            </w:r>
            <w:proofErr w:type="spellEnd"/>
          </w:p>
        </w:tc>
        <w:tc>
          <w:tcPr>
            <w:tcW w:w="3685" w:type="dxa"/>
          </w:tcPr>
          <w:p w14:paraId="4EF2C3B4" w14:textId="3A38971B" w:rsidR="00D21510" w:rsidRPr="00BB1BDA" w:rsidRDefault="0030702D" w:rsidP="00D21510">
            <w:pPr>
              <w:rPr>
                <w:rFonts w:ascii="Open Sans" w:hAnsi="Open Sans" w:cs="Open Sans"/>
              </w:rPr>
            </w:pPr>
            <w:r>
              <w:rPr>
                <w:rFonts w:ascii="Open Sans" w:hAnsi="Open Sans" w:cs="Open Sans"/>
              </w:rPr>
              <w:t>Secure File Server</w:t>
            </w:r>
          </w:p>
        </w:tc>
        <w:tc>
          <w:tcPr>
            <w:tcW w:w="2374" w:type="dxa"/>
          </w:tcPr>
          <w:p w14:paraId="524AC0A2" w14:textId="5B7B0E6A" w:rsidR="00D21510" w:rsidRPr="00BB1BDA" w:rsidRDefault="0057732D" w:rsidP="00D21510">
            <w:pPr>
              <w:rPr>
                <w:rFonts w:ascii="Open Sans" w:hAnsi="Open Sans" w:cs="Open Sans"/>
              </w:rPr>
            </w:pPr>
            <w:r>
              <w:rPr>
                <w:rFonts w:ascii="Open Sans" w:hAnsi="Open Sans" w:cs="Open Sans"/>
              </w:rPr>
              <w:t>Red</w:t>
            </w:r>
          </w:p>
        </w:tc>
      </w:tr>
      <w:tr w:rsidR="00D21510" w:rsidRPr="00BB1BDA" w14:paraId="15510631" w14:textId="77777777" w:rsidTr="00D21510">
        <w:tc>
          <w:tcPr>
            <w:tcW w:w="4253" w:type="dxa"/>
          </w:tcPr>
          <w:p w14:paraId="33635361" w14:textId="66B41D21" w:rsidR="00D21510" w:rsidRPr="00BB1BDA" w:rsidRDefault="00D21510" w:rsidP="00D21510">
            <w:pPr>
              <w:rPr>
                <w:rFonts w:ascii="Open Sans" w:hAnsi="Open Sans" w:cs="Open Sans"/>
              </w:rPr>
            </w:pPr>
            <w:r w:rsidRPr="00BB1BDA">
              <w:rPr>
                <w:rFonts w:ascii="Open Sans" w:hAnsi="Open Sans" w:cs="Open Sans"/>
              </w:rPr>
              <w:t xml:space="preserve">5. </w:t>
            </w:r>
            <w:r w:rsidR="006A6575">
              <w:rPr>
                <w:rFonts w:ascii="Open Sans" w:hAnsi="Open Sans" w:cs="Open Sans"/>
              </w:rPr>
              <w:t>UpcomingProjects</w:t>
            </w:r>
          </w:p>
        </w:tc>
        <w:tc>
          <w:tcPr>
            <w:tcW w:w="3685" w:type="dxa"/>
          </w:tcPr>
          <w:p w14:paraId="04829133" w14:textId="11E80D7B" w:rsidR="00D21510" w:rsidRPr="00BB1BDA" w:rsidRDefault="006A6575" w:rsidP="00D21510">
            <w:pPr>
              <w:rPr>
                <w:rFonts w:ascii="Open Sans" w:hAnsi="Open Sans" w:cs="Open Sans"/>
              </w:rPr>
            </w:pPr>
            <w:r>
              <w:rPr>
                <w:rFonts w:ascii="Open Sans" w:hAnsi="Open Sans" w:cs="Open Sans"/>
              </w:rPr>
              <w:t>Secure file Server</w:t>
            </w:r>
          </w:p>
        </w:tc>
        <w:tc>
          <w:tcPr>
            <w:tcW w:w="2374" w:type="dxa"/>
          </w:tcPr>
          <w:p w14:paraId="200906A7" w14:textId="126A053A" w:rsidR="00D21510" w:rsidRPr="00BB1BDA" w:rsidRDefault="0057732D" w:rsidP="00D21510">
            <w:pPr>
              <w:rPr>
                <w:rFonts w:ascii="Open Sans" w:hAnsi="Open Sans" w:cs="Open Sans"/>
              </w:rPr>
            </w:pPr>
            <w:r>
              <w:rPr>
                <w:rFonts w:ascii="Open Sans" w:hAnsi="Open Sans" w:cs="Open Sans"/>
              </w:rPr>
              <w:t>Red</w:t>
            </w:r>
          </w:p>
        </w:tc>
      </w:tr>
    </w:tbl>
    <w:p w14:paraId="1603AE82" w14:textId="189B1BB7" w:rsidR="006542A8" w:rsidRPr="00A22641" w:rsidRDefault="00A22641" w:rsidP="00EB3DA0">
      <w:pPr>
        <w:rPr>
          <w:rFonts w:ascii="Open Sans" w:hAnsi="Open Sans" w:cs="Open Sans"/>
          <w:color w:val="00B050"/>
        </w:rPr>
      </w:pPr>
      <w:r w:rsidRPr="00A22641">
        <w:rPr>
          <w:rFonts w:ascii="Open Sans" w:hAnsi="Open Sans" w:cs="Open Sans"/>
          <w:color w:val="00B050"/>
        </w:rPr>
        <w:t>Well done</w:t>
      </w:r>
    </w:p>
    <w:p w14:paraId="40D109DD" w14:textId="5668EB41" w:rsidR="007B5AA5" w:rsidRPr="00BB1BDA" w:rsidRDefault="00E575A7">
      <w:pPr>
        <w:rPr>
          <w:rFonts w:ascii="Open Sans" w:hAnsi="Open Sans" w:cs="Open Sans"/>
        </w:rPr>
      </w:pPr>
      <w:bookmarkStart w:id="6" w:name="_Hlk69254393"/>
      <w:bookmarkStart w:id="7" w:name="_Hlk69254262"/>
      <w:r w:rsidRPr="00BB1BDA">
        <w:rPr>
          <w:rFonts w:ascii="Open Sans" w:hAnsi="Open Sans" w:cs="Open Sans"/>
          <w:b/>
          <w:bCs/>
        </w:rPr>
        <w:t xml:space="preserve">Part </w:t>
      </w:r>
      <w:r w:rsidR="007B5AA5" w:rsidRPr="00BB1BDA">
        <w:rPr>
          <w:rFonts w:ascii="Open Sans" w:hAnsi="Open Sans" w:cs="Open Sans"/>
          <w:b/>
          <w:bCs/>
        </w:rPr>
        <w:t>2</w:t>
      </w:r>
    </w:p>
    <w:p w14:paraId="1C9706FB" w14:textId="77777777" w:rsidR="00B8036C" w:rsidRDefault="007B5AA5" w:rsidP="006542A8">
      <w:pPr>
        <w:rPr>
          <w:rFonts w:ascii="Open Sans" w:hAnsi="Open Sans" w:cs="Open Sans"/>
        </w:rPr>
      </w:pPr>
      <w:r w:rsidRPr="00BB1BDA">
        <w:rPr>
          <w:rFonts w:ascii="Open Sans" w:hAnsi="Open Sans" w:cs="Open Sans"/>
        </w:rPr>
        <w:t xml:space="preserve">You are required </w:t>
      </w:r>
      <w:r w:rsidR="00D21510" w:rsidRPr="00BB1BDA">
        <w:rPr>
          <w:rFonts w:ascii="Open Sans" w:hAnsi="Open Sans" w:cs="Open Sans"/>
        </w:rPr>
        <w:t xml:space="preserve">to </w:t>
      </w:r>
      <w:r w:rsidRPr="00BB1BDA">
        <w:rPr>
          <w:rFonts w:ascii="Open Sans" w:hAnsi="Open Sans" w:cs="Open Sans"/>
        </w:rPr>
        <w:t>provide a short explanation</w:t>
      </w:r>
      <w:r w:rsidR="00B85CC9" w:rsidRPr="00BB1BDA">
        <w:rPr>
          <w:rFonts w:ascii="Open Sans" w:hAnsi="Open Sans" w:cs="Open Sans"/>
        </w:rPr>
        <w:t xml:space="preserve"> (~50 words)</w:t>
      </w:r>
      <w:r w:rsidRPr="00BB1BDA">
        <w:rPr>
          <w:rFonts w:ascii="Open Sans" w:hAnsi="Open Sans" w:cs="Open Sans"/>
        </w:rPr>
        <w:t xml:space="preserve"> on how encryption protects sensitive data.</w:t>
      </w:r>
      <w:r w:rsidR="006542A8" w:rsidRPr="00BB1BDA">
        <w:rPr>
          <w:rFonts w:ascii="Open Sans" w:hAnsi="Open Sans" w:cs="Open Sans"/>
        </w:rPr>
        <w:t xml:space="preserve"> </w:t>
      </w:r>
    </w:p>
    <w:p w14:paraId="20D9A129" w14:textId="60128DC8" w:rsidR="00D21510" w:rsidRPr="00BB1BDA" w:rsidRDefault="007B5AA5" w:rsidP="006542A8">
      <w:pPr>
        <w:rPr>
          <w:rFonts w:ascii="Open Sans" w:hAnsi="Open Sans" w:cs="Open Sans"/>
        </w:rPr>
      </w:pPr>
      <w:r w:rsidRPr="00BB1BDA">
        <w:rPr>
          <w:rFonts w:ascii="Open Sans" w:hAnsi="Open Sans" w:cs="Open Sans"/>
        </w:rPr>
        <w:t xml:space="preserve">You </w:t>
      </w:r>
      <w:r w:rsidR="00B8036C" w:rsidRPr="00BB1BDA">
        <w:rPr>
          <w:rFonts w:ascii="Open Sans" w:hAnsi="Open Sans" w:cs="Open Sans"/>
        </w:rPr>
        <w:t xml:space="preserve">then </w:t>
      </w:r>
      <w:r w:rsidR="00D21510" w:rsidRPr="00BB1BDA">
        <w:rPr>
          <w:rFonts w:ascii="Open Sans" w:hAnsi="Open Sans" w:cs="Open Sans"/>
        </w:rPr>
        <w:t xml:space="preserve">must also demonstrate encrypting </w:t>
      </w:r>
      <w:r w:rsidR="00C2647A" w:rsidRPr="00BB1BDA">
        <w:rPr>
          <w:rFonts w:ascii="Open Sans" w:hAnsi="Open Sans" w:cs="Open Sans"/>
        </w:rPr>
        <w:t>data</w:t>
      </w:r>
      <w:r w:rsidR="00B8036C">
        <w:rPr>
          <w:rFonts w:ascii="Open Sans" w:hAnsi="Open Sans" w:cs="Open Sans"/>
        </w:rPr>
        <w:t xml:space="preserve"> and provide screenshots as evidence. Y</w:t>
      </w:r>
      <w:r w:rsidR="00D21510" w:rsidRPr="00BB1BDA">
        <w:rPr>
          <w:rFonts w:ascii="Open Sans" w:hAnsi="Open Sans" w:cs="Open Sans"/>
        </w:rPr>
        <w:t>ou can do this in two methods:</w:t>
      </w:r>
    </w:p>
    <w:p w14:paraId="14167992" w14:textId="0ABB9E8A" w:rsidR="00D21510" w:rsidRPr="00BB1BDA" w:rsidRDefault="00D21510">
      <w:pPr>
        <w:pStyle w:val="ListParagraph"/>
        <w:numPr>
          <w:ilvl w:val="0"/>
          <w:numId w:val="38"/>
        </w:numPr>
        <w:rPr>
          <w:rFonts w:ascii="Open Sans" w:hAnsi="Open Sans" w:cs="Open Sans"/>
        </w:rPr>
      </w:pPr>
      <w:r w:rsidRPr="00BB1BDA">
        <w:rPr>
          <w:rFonts w:ascii="Open Sans" w:hAnsi="Open Sans" w:cs="Open Sans"/>
        </w:rPr>
        <w:t xml:space="preserve">add a </w:t>
      </w:r>
      <w:hyperlink r:id="rId14" w:history="1">
        <w:r w:rsidRPr="00BB1BDA">
          <w:rPr>
            <w:rStyle w:val="Hyperlink"/>
            <w:rFonts w:ascii="Open Sans" w:hAnsi="Open Sans" w:cs="Open Sans"/>
          </w:rPr>
          <w:t>Virtual Hard Drive</w:t>
        </w:r>
      </w:hyperlink>
      <w:r w:rsidRPr="00BB1BDA">
        <w:rPr>
          <w:rFonts w:ascii="Open Sans" w:hAnsi="Open Sans" w:cs="Open Sans"/>
        </w:rPr>
        <w:t xml:space="preserve"> to your Virtual Machine and encrypt it using </w:t>
      </w:r>
      <w:hyperlink r:id="rId15" w:history="1">
        <w:proofErr w:type="spellStart"/>
        <w:r w:rsidRPr="00BB1BDA">
          <w:rPr>
            <w:rStyle w:val="Hyperlink"/>
            <w:rFonts w:ascii="Open Sans" w:hAnsi="Open Sans" w:cs="Open Sans"/>
          </w:rPr>
          <w:t>Bitlocker</w:t>
        </w:r>
        <w:proofErr w:type="spellEnd"/>
      </w:hyperlink>
      <w:r w:rsidRPr="00BB1BDA">
        <w:rPr>
          <w:rFonts w:ascii="Open Sans" w:hAnsi="Open Sans" w:cs="Open Sans"/>
        </w:rPr>
        <w:t xml:space="preserve"> </w:t>
      </w:r>
      <w:r w:rsidR="00B85CC9" w:rsidRPr="00BB1BDA">
        <w:rPr>
          <w:rFonts w:ascii="Open Sans" w:hAnsi="Open Sans" w:cs="Open Sans"/>
        </w:rPr>
        <w:t>or</w:t>
      </w:r>
      <w:r w:rsidRPr="00BB1BDA">
        <w:rPr>
          <w:rFonts w:ascii="Open Sans" w:hAnsi="Open Sans" w:cs="Open Sans"/>
        </w:rPr>
        <w:t>,</w:t>
      </w:r>
    </w:p>
    <w:p w14:paraId="12B91A74" w14:textId="42640BFB" w:rsidR="00D21510" w:rsidRPr="00BB1BDA" w:rsidRDefault="00D21510">
      <w:pPr>
        <w:pStyle w:val="ListParagraph"/>
        <w:numPr>
          <w:ilvl w:val="0"/>
          <w:numId w:val="38"/>
        </w:numPr>
        <w:rPr>
          <w:rFonts w:ascii="Open Sans" w:hAnsi="Open Sans" w:cs="Open Sans"/>
        </w:rPr>
      </w:pPr>
      <w:r w:rsidRPr="00BB1BDA">
        <w:rPr>
          <w:rFonts w:ascii="Open Sans" w:hAnsi="Open Sans" w:cs="Open Sans"/>
        </w:rPr>
        <w:t>encrypt</w:t>
      </w:r>
      <w:r w:rsidR="00B85CC9" w:rsidRPr="00BB1BDA">
        <w:rPr>
          <w:rFonts w:ascii="Open Sans" w:hAnsi="Open Sans" w:cs="Open Sans"/>
        </w:rPr>
        <w:t xml:space="preserve"> a single folder with files</w:t>
      </w:r>
      <w:r w:rsidR="00070ABF" w:rsidRPr="00BB1BDA">
        <w:rPr>
          <w:rFonts w:ascii="Open Sans" w:hAnsi="Open Sans" w:cs="Open Sans"/>
        </w:rPr>
        <w:t xml:space="preserve"> </w:t>
      </w:r>
      <w:bookmarkStart w:id="8" w:name="_Hlk69258186"/>
      <w:r w:rsidR="00B85CC9" w:rsidRPr="00BB1BDA">
        <w:rPr>
          <w:rFonts w:ascii="Open Sans" w:hAnsi="Open Sans" w:cs="Open Sans"/>
        </w:rPr>
        <w:t xml:space="preserve">using a third-party encryption tool such as </w:t>
      </w:r>
      <w:hyperlink r:id="rId16" w:history="1">
        <w:r w:rsidR="00B85CC9" w:rsidRPr="00BB1BDA">
          <w:rPr>
            <w:rStyle w:val="Hyperlink"/>
            <w:rFonts w:ascii="Open Sans" w:hAnsi="Open Sans" w:cs="Open Sans"/>
          </w:rPr>
          <w:t>7Zip</w:t>
        </w:r>
      </w:hyperlink>
      <w:r w:rsidRPr="00BB1BDA">
        <w:rPr>
          <w:rFonts w:ascii="Open Sans" w:hAnsi="Open Sans" w:cs="Open Sans"/>
        </w:rPr>
        <w:t>.</w:t>
      </w:r>
    </w:p>
    <w:bookmarkEnd w:id="8"/>
    <w:p w14:paraId="7134379E" w14:textId="2084357A" w:rsidR="00B85CC9" w:rsidRPr="00BB1BDA" w:rsidRDefault="00B85CC9" w:rsidP="006542A8">
      <w:pPr>
        <w:rPr>
          <w:rFonts w:ascii="Open Sans" w:hAnsi="Open Sans" w:cs="Open Sans"/>
        </w:rPr>
      </w:pPr>
      <w:r w:rsidRPr="00BB1BDA">
        <w:rPr>
          <w:rFonts w:ascii="Open Sans" w:hAnsi="Open Sans" w:cs="Open Sans"/>
        </w:rPr>
        <w:t xml:space="preserve">WARNING! Do not encrypt your personal </w:t>
      </w:r>
      <w:r w:rsidR="00F50939" w:rsidRPr="00BB1BDA">
        <w:rPr>
          <w:rFonts w:ascii="Open Sans" w:hAnsi="Open Sans" w:cs="Open Sans"/>
        </w:rPr>
        <w:t>computer’s</w:t>
      </w:r>
      <w:r w:rsidRPr="00BB1BDA">
        <w:rPr>
          <w:rFonts w:ascii="Open Sans" w:hAnsi="Open Sans" w:cs="Open Sans"/>
        </w:rPr>
        <w:t xml:space="preserve"> Hard Drive, </w:t>
      </w:r>
      <w:r w:rsidR="00D21510" w:rsidRPr="00BB1BDA">
        <w:rPr>
          <w:rFonts w:ascii="Open Sans" w:hAnsi="Open Sans" w:cs="Open Sans"/>
        </w:rPr>
        <w:t xml:space="preserve">you must use a </w:t>
      </w:r>
      <w:r w:rsidRPr="00BB1BDA">
        <w:rPr>
          <w:rFonts w:ascii="Open Sans" w:hAnsi="Open Sans" w:cs="Open Sans"/>
        </w:rPr>
        <w:t>Virtual Machine.</w:t>
      </w:r>
    </w:p>
    <w:tbl>
      <w:tblPr>
        <w:tblStyle w:val="TableGrid"/>
        <w:tblW w:w="0" w:type="auto"/>
        <w:tblInd w:w="108" w:type="dxa"/>
        <w:tblLook w:val="04A0" w:firstRow="1" w:lastRow="0" w:firstColumn="1" w:lastColumn="0" w:noHBand="0" w:noVBand="1"/>
      </w:tblPr>
      <w:tblGrid>
        <w:gridCol w:w="1767"/>
        <w:gridCol w:w="8545"/>
      </w:tblGrid>
      <w:tr w:rsidR="0072244E" w:rsidRPr="00BB1BDA" w14:paraId="3186EDBE" w14:textId="77777777" w:rsidTr="0072244E">
        <w:trPr>
          <w:trHeight w:val="3350"/>
        </w:trPr>
        <w:tc>
          <w:tcPr>
            <w:tcW w:w="1701" w:type="dxa"/>
            <w:shd w:val="clear" w:color="auto" w:fill="D9D9D9" w:themeFill="background1" w:themeFillShade="D9"/>
          </w:tcPr>
          <w:p w14:paraId="4198EFD8" w14:textId="5875574B" w:rsidR="0072244E" w:rsidRPr="00BB1BDA" w:rsidRDefault="0072244E">
            <w:pPr>
              <w:ind w:right="423"/>
              <w:rPr>
                <w:rFonts w:ascii="Open Sans" w:eastAsia="Times New Roman" w:hAnsi="Open Sans" w:cs="Open Sans"/>
                <w:b/>
                <w:bCs/>
                <w:kern w:val="0"/>
                <w:szCs w:val="22"/>
                <w:lang w:eastAsia="en-US" w:bidi="ar-SA"/>
              </w:rPr>
            </w:pPr>
            <w:r w:rsidRPr="00BB1BDA">
              <w:rPr>
                <w:rFonts w:ascii="Open Sans" w:hAnsi="Open Sans" w:cs="Open Sans"/>
                <w:b/>
                <w:bCs/>
              </w:rPr>
              <w:t xml:space="preserve">Explanation </w:t>
            </w:r>
          </w:p>
          <w:p w14:paraId="23361008" w14:textId="77777777" w:rsidR="0072244E" w:rsidRPr="00BB1BDA" w:rsidRDefault="0072244E">
            <w:pPr>
              <w:ind w:right="423"/>
              <w:rPr>
                <w:rFonts w:ascii="Open Sans" w:eastAsia="Times New Roman" w:hAnsi="Open Sans" w:cs="Open Sans"/>
                <w:b/>
                <w:bCs/>
                <w:kern w:val="0"/>
                <w:szCs w:val="22"/>
                <w:lang w:eastAsia="en-US" w:bidi="ar-SA"/>
              </w:rPr>
            </w:pPr>
          </w:p>
          <w:p w14:paraId="6C11BF39" w14:textId="77777777" w:rsidR="0072244E" w:rsidRPr="00BB1BDA" w:rsidRDefault="0072244E">
            <w:pPr>
              <w:ind w:right="423"/>
              <w:rPr>
                <w:rFonts w:ascii="Open Sans" w:eastAsia="Times New Roman" w:hAnsi="Open Sans" w:cs="Open Sans"/>
                <w:b/>
                <w:bCs/>
                <w:kern w:val="0"/>
                <w:szCs w:val="22"/>
                <w:lang w:eastAsia="en-US" w:bidi="ar-SA"/>
              </w:rPr>
            </w:pPr>
          </w:p>
          <w:p w14:paraId="7FE1D002" w14:textId="77777777" w:rsidR="0072244E" w:rsidRPr="00BB1BDA" w:rsidRDefault="0072244E">
            <w:pPr>
              <w:ind w:right="423"/>
              <w:rPr>
                <w:rFonts w:ascii="Open Sans" w:eastAsia="Times New Roman" w:hAnsi="Open Sans" w:cs="Open Sans"/>
                <w:b/>
                <w:bCs/>
                <w:kern w:val="0"/>
                <w:szCs w:val="22"/>
                <w:lang w:eastAsia="en-US" w:bidi="ar-SA"/>
              </w:rPr>
            </w:pPr>
          </w:p>
          <w:p w14:paraId="14F5E8EC" w14:textId="77777777" w:rsidR="0072244E" w:rsidRPr="00BB1BDA" w:rsidRDefault="0072244E">
            <w:pPr>
              <w:ind w:right="423"/>
              <w:rPr>
                <w:rFonts w:ascii="Open Sans" w:eastAsia="Times New Roman" w:hAnsi="Open Sans" w:cs="Open Sans"/>
                <w:b/>
                <w:bCs/>
                <w:kern w:val="0"/>
                <w:szCs w:val="22"/>
                <w:lang w:eastAsia="en-US" w:bidi="ar-SA"/>
              </w:rPr>
            </w:pPr>
          </w:p>
          <w:p w14:paraId="38F55384" w14:textId="77777777" w:rsidR="0072244E" w:rsidRPr="00BB1BDA" w:rsidRDefault="0072244E">
            <w:pPr>
              <w:ind w:right="423"/>
              <w:rPr>
                <w:rFonts w:ascii="Open Sans" w:eastAsia="Times New Roman" w:hAnsi="Open Sans" w:cs="Open Sans"/>
                <w:b/>
                <w:bCs/>
                <w:kern w:val="0"/>
                <w:szCs w:val="22"/>
                <w:lang w:eastAsia="en-US" w:bidi="ar-SA"/>
              </w:rPr>
            </w:pPr>
          </w:p>
          <w:p w14:paraId="3691C81E" w14:textId="77777777" w:rsidR="0072244E" w:rsidRPr="00BB1BDA" w:rsidRDefault="0072244E">
            <w:pPr>
              <w:ind w:right="423"/>
              <w:rPr>
                <w:rFonts w:ascii="Open Sans" w:eastAsia="Times New Roman" w:hAnsi="Open Sans" w:cs="Open Sans"/>
                <w:b/>
                <w:bCs/>
                <w:kern w:val="0"/>
                <w:szCs w:val="22"/>
                <w:lang w:eastAsia="en-US" w:bidi="ar-SA"/>
              </w:rPr>
            </w:pPr>
          </w:p>
          <w:p w14:paraId="11B70696" w14:textId="77777777" w:rsidR="0072244E" w:rsidRPr="00BB1BDA" w:rsidRDefault="0072244E">
            <w:pPr>
              <w:ind w:right="423"/>
              <w:rPr>
                <w:rFonts w:ascii="Open Sans" w:eastAsia="Times New Roman" w:hAnsi="Open Sans" w:cs="Open Sans"/>
                <w:b/>
                <w:bCs/>
                <w:kern w:val="0"/>
                <w:szCs w:val="22"/>
                <w:lang w:eastAsia="en-US" w:bidi="ar-SA"/>
              </w:rPr>
            </w:pPr>
          </w:p>
        </w:tc>
        <w:tc>
          <w:tcPr>
            <w:tcW w:w="8611" w:type="dxa"/>
          </w:tcPr>
          <w:p w14:paraId="68BC8BAA" w14:textId="77777777" w:rsidR="0072244E" w:rsidRDefault="00DB4B68">
            <w:pPr>
              <w:ind w:right="423"/>
              <w:rPr>
                <w:rFonts w:ascii="Open Sans" w:eastAsia="Times New Roman" w:hAnsi="Open Sans" w:cs="Open Sans"/>
                <w:kern w:val="0"/>
                <w:szCs w:val="22"/>
                <w:lang w:eastAsia="en-US" w:bidi="ar-SA"/>
              </w:rPr>
            </w:pPr>
            <w:r>
              <w:rPr>
                <w:rFonts w:ascii="Open Sans" w:eastAsia="Times New Roman" w:hAnsi="Open Sans" w:cs="Open Sans"/>
                <w:kern w:val="0"/>
                <w:szCs w:val="22"/>
                <w:lang w:eastAsia="en-US" w:bidi="ar-SA"/>
              </w:rPr>
              <w:t xml:space="preserve">Encryption protects sensitive data by </w:t>
            </w:r>
            <w:r w:rsidR="008C4D30">
              <w:rPr>
                <w:rFonts w:ascii="Open Sans" w:eastAsia="Times New Roman" w:hAnsi="Open Sans" w:cs="Open Sans"/>
                <w:kern w:val="0"/>
                <w:szCs w:val="22"/>
                <w:lang w:eastAsia="en-US" w:bidi="ar-SA"/>
              </w:rPr>
              <w:t xml:space="preserve">scrambling it and making </w:t>
            </w:r>
            <w:r w:rsidR="008548DA">
              <w:rPr>
                <w:rFonts w:ascii="Open Sans" w:eastAsia="Times New Roman" w:hAnsi="Open Sans" w:cs="Open Sans"/>
                <w:kern w:val="0"/>
                <w:szCs w:val="22"/>
                <w:lang w:eastAsia="en-US" w:bidi="ar-SA"/>
              </w:rPr>
              <w:t xml:space="preserve">it unreadable without a decryption key. </w:t>
            </w:r>
            <w:r w:rsidR="00CD2D4A">
              <w:rPr>
                <w:rFonts w:ascii="Open Sans" w:eastAsia="Times New Roman" w:hAnsi="Open Sans" w:cs="Open Sans"/>
                <w:kern w:val="0"/>
                <w:szCs w:val="22"/>
                <w:lang w:eastAsia="en-US" w:bidi="ar-SA"/>
              </w:rPr>
              <w:t xml:space="preserve">Encryption scrambles data </w:t>
            </w:r>
            <w:proofErr w:type="gramStart"/>
            <w:r w:rsidR="00CD2D4A">
              <w:rPr>
                <w:rFonts w:ascii="Open Sans" w:eastAsia="Times New Roman" w:hAnsi="Open Sans" w:cs="Open Sans"/>
                <w:kern w:val="0"/>
                <w:szCs w:val="22"/>
                <w:lang w:eastAsia="en-US" w:bidi="ar-SA"/>
              </w:rPr>
              <w:t>through the use of</w:t>
            </w:r>
            <w:proofErr w:type="gramEnd"/>
            <w:r w:rsidR="00CD2D4A">
              <w:rPr>
                <w:rFonts w:ascii="Open Sans" w:eastAsia="Times New Roman" w:hAnsi="Open Sans" w:cs="Open Sans"/>
                <w:kern w:val="0"/>
                <w:szCs w:val="22"/>
                <w:lang w:eastAsia="en-US" w:bidi="ar-SA"/>
              </w:rPr>
              <w:t xml:space="preserve"> mathematical algorithms. </w:t>
            </w:r>
            <w:r w:rsidR="0088765C">
              <w:rPr>
                <w:rFonts w:ascii="Open Sans" w:eastAsia="Times New Roman" w:hAnsi="Open Sans" w:cs="Open Sans"/>
                <w:kern w:val="0"/>
                <w:szCs w:val="22"/>
                <w:lang w:eastAsia="en-US" w:bidi="ar-SA"/>
              </w:rPr>
              <w:t xml:space="preserve">Encrypted data is theoretically </w:t>
            </w:r>
            <w:r w:rsidR="004A3637">
              <w:rPr>
                <w:rFonts w:ascii="Open Sans" w:eastAsia="Times New Roman" w:hAnsi="Open Sans" w:cs="Open Sans"/>
                <w:kern w:val="0"/>
                <w:szCs w:val="22"/>
                <w:lang w:eastAsia="en-US" w:bidi="ar-SA"/>
              </w:rPr>
              <w:t>unreadable</w:t>
            </w:r>
            <w:r w:rsidR="0088765C">
              <w:rPr>
                <w:rFonts w:ascii="Open Sans" w:eastAsia="Times New Roman" w:hAnsi="Open Sans" w:cs="Open Sans"/>
                <w:kern w:val="0"/>
                <w:szCs w:val="22"/>
                <w:lang w:eastAsia="en-US" w:bidi="ar-SA"/>
              </w:rPr>
              <w:t xml:space="preserve"> without the decryption key, with modern encr</w:t>
            </w:r>
            <w:r w:rsidR="004A3637">
              <w:rPr>
                <w:rFonts w:ascii="Open Sans" w:eastAsia="Times New Roman" w:hAnsi="Open Sans" w:cs="Open Sans"/>
                <w:kern w:val="0"/>
                <w:szCs w:val="22"/>
                <w:lang w:eastAsia="en-US" w:bidi="ar-SA"/>
              </w:rPr>
              <w:t>yption methods taking weeks or months for a supercomputer to decrypt</w:t>
            </w:r>
            <w:r w:rsidR="0088765C">
              <w:rPr>
                <w:rFonts w:ascii="Open Sans" w:eastAsia="Times New Roman" w:hAnsi="Open Sans" w:cs="Open Sans"/>
                <w:kern w:val="0"/>
                <w:szCs w:val="22"/>
                <w:lang w:eastAsia="en-US" w:bidi="ar-SA"/>
              </w:rPr>
              <w:t>.</w:t>
            </w:r>
            <w:r w:rsidR="004A3637">
              <w:rPr>
                <w:rFonts w:ascii="Open Sans" w:eastAsia="Times New Roman" w:hAnsi="Open Sans" w:cs="Open Sans"/>
                <w:kern w:val="0"/>
                <w:szCs w:val="22"/>
                <w:lang w:eastAsia="en-US" w:bidi="ar-SA"/>
              </w:rPr>
              <w:t xml:space="preserve"> </w:t>
            </w:r>
            <w:r w:rsidR="00BB5F29">
              <w:rPr>
                <w:rFonts w:ascii="Open Sans" w:eastAsia="Times New Roman" w:hAnsi="Open Sans" w:cs="Open Sans"/>
                <w:kern w:val="0"/>
                <w:szCs w:val="22"/>
                <w:lang w:eastAsia="en-US" w:bidi="ar-SA"/>
              </w:rPr>
              <w:t xml:space="preserve">It is a technique that has been around for </w:t>
            </w:r>
            <w:r w:rsidR="00555CE4">
              <w:rPr>
                <w:rFonts w:ascii="Open Sans" w:eastAsia="Times New Roman" w:hAnsi="Open Sans" w:cs="Open Sans"/>
                <w:kern w:val="0"/>
                <w:szCs w:val="22"/>
                <w:lang w:eastAsia="en-US" w:bidi="ar-SA"/>
              </w:rPr>
              <w:t xml:space="preserve">ages, the Ceaser cipher can be considered a form of encryption. </w:t>
            </w:r>
          </w:p>
          <w:p w14:paraId="35845A3F" w14:textId="0E7F91C3" w:rsidR="00A22641" w:rsidRPr="00BB1BDA" w:rsidRDefault="00A22641">
            <w:pPr>
              <w:ind w:right="423"/>
              <w:rPr>
                <w:rFonts w:ascii="Open Sans" w:eastAsia="Times New Roman" w:hAnsi="Open Sans" w:cs="Open Sans"/>
                <w:kern w:val="0"/>
                <w:szCs w:val="22"/>
                <w:lang w:eastAsia="en-US" w:bidi="ar-SA"/>
              </w:rPr>
            </w:pPr>
            <w:r w:rsidRPr="00A22641">
              <w:rPr>
                <w:rFonts w:ascii="Open Sans" w:eastAsia="Times New Roman" w:hAnsi="Open Sans" w:cs="Open Sans"/>
                <w:color w:val="00B050"/>
                <w:kern w:val="0"/>
                <w:szCs w:val="22"/>
                <w:lang w:eastAsia="en-US" w:bidi="ar-SA"/>
              </w:rPr>
              <w:t>Well done</w:t>
            </w:r>
          </w:p>
        </w:tc>
      </w:tr>
      <w:tr w:rsidR="0072244E" w:rsidRPr="00BB1BDA" w14:paraId="15CF36C1" w14:textId="77777777" w:rsidTr="0072244E">
        <w:trPr>
          <w:trHeight w:val="3350"/>
        </w:trPr>
        <w:tc>
          <w:tcPr>
            <w:tcW w:w="1701" w:type="dxa"/>
            <w:shd w:val="clear" w:color="auto" w:fill="D9D9D9" w:themeFill="background1" w:themeFillShade="D9"/>
          </w:tcPr>
          <w:p w14:paraId="205B571C" w14:textId="71769E7A" w:rsidR="0072244E" w:rsidRPr="00BB1BDA" w:rsidRDefault="0072244E">
            <w:pPr>
              <w:ind w:right="423"/>
              <w:rPr>
                <w:rFonts w:ascii="Open Sans" w:eastAsia="Times New Roman" w:hAnsi="Open Sans" w:cs="Open Sans"/>
                <w:b/>
                <w:bCs/>
                <w:kern w:val="0"/>
                <w:szCs w:val="22"/>
                <w:lang w:eastAsia="en-US" w:bidi="ar-SA"/>
              </w:rPr>
            </w:pPr>
            <w:r w:rsidRPr="00BB1BDA">
              <w:rPr>
                <w:rFonts w:ascii="Open Sans" w:eastAsia="Times New Roman" w:hAnsi="Open Sans" w:cs="Open Sans"/>
                <w:b/>
                <w:bCs/>
                <w:noProof/>
                <w:kern w:val="0"/>
                <w:szCs w:val="22"/>
                <w:lang w:eastAsia="en-US" w:bidi="ar-SA"/>
              </w:rPr>
              <w:lastRenderedPageBreak/>
              <w:t>Screenshot(s)</w:t>
            </w:r>
          </w:p>
          <w:p w14:paraId="6B2992C7" w14:textId="77777777" w:rsidR="0072244E" w:rsidRPr="00BB1BDA" w:rsidRDefault="0072244E">
            <w:pPr>
              <w:ind w:right="423"/>
              <w:rPr>
                <w:rFonts w:ascii="Open Sans" w:eastAsia="Times New Roman" w:hAnsi="Open Sans" w:cs="Open Sans"/>
                <w:b/>
                <w:bCs/>
                <w:kern w:val="0"/>
                <w:szCs w:val="22"/>
                <w:lang w:eastAsia="en-US" w:bidi="ar-SA"/>
              </w:rPr>
            </w:pPr>
          </w:p>
        </w:tc>
        <w:tc>
          <w:tcPr>
            <w:tcW w:w="8611" w:type="dxa"/>
          </w:tcPr>
          <w:p w14:paraId="001F642E" w14:textId="77777777" w:rsidR="0072244E" w:rsidRDefault="00241D16">
            <w:pPr>
              <w:ind w:right="423"/>
            </w:pPr>
            <w:r>
              <w:rPr>
                <w:noProof/>
              </w:rPr>
              <w:drawing>
                <wp:inline distT="0" distB="0" distL="0" distR="0" wp14:anchorId="0BE16FD1" wp14:editId="2CBFF89A">
                  <wp:extent cx="6231193" cy="3505200"/>
                  <wp:effectExtent l="0" t="0" r="0" b="0"/>
                  <wp:docPr id="134663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4227" name=""/>
                          <pic:cNvPicPr/>
                        </pic:nvPicPr>
                        <pic:blipFill>
                          <a:blip r:embed="rId17"/>
                          <a:stretch>
                            <a:fillRect/>
                          </a:stretch>
                        </pic:blipFill>
                        <pic:spPr>
                          <a:xfrm>
                            <a:off x="0" y="0"/>
                            <a:ext cx="6252492" cy="3517181"/>
                          </a:xfrm>
                          <a:prstGeom prst="rect">
                            <a:avLst/>
                          </a:prstGeom>
                        </pic:spPr>
                      </pic:pic>
                    </a:graphicData>
                  </a:graphic>
                </wp:inline>
              </w:drawing>
            </w:r>
          </w:p>
          <w:p w14:paraId="6CE62690" w14:textId="77777777" w:rsidR="00A22641" w:rsidRPr="00A22641" w:rsidRDefault="00A22641">
            <w:pPr>
              <w:ind w:right="423"/>
              <w:rPr>
                <w:color w:val="E36C0A" w:themeColor="accent6" w:themeShade="BF"/>
              </w:rPr>
            </w:pPr>
            <w:r w:rsidRPr="00A22641">
              <w:rPr>
                <w:color w:val="E36C0A" w:themeColor="accent6" w:themeShade="BF"/>
              </w:rPr>
              <w:t>Take a screenshot with the password set (encrypt file names optional)</w:t>
            </w:r>
          </w:p>
          <w:p w14:paraId="34F0D2AE" w14:textId="70C28FD2" w:rsidR="00A22641" w:rsidRPr="00BB1BDA" w:rsidRDefault="00A22641">
            <w:pPr>
              <w:ind w:right="423"/>
            </w:pPr>
          </w:p>
        </w:tc>
      </w:tr>
    </w:tbl>
    <w:p w14:paraId="48805986" w14:textId="77777777" w:rsidR="00C93687" w:rsidRPr="00BB1BDA" w:rsidRDefault="00C93687">
      <w:pPr>
        <w:rPr>
          <w:rFonts w:ascii="Open Sans" w:hAnsi="Open Sans" w:cs="Open Sans"/>
          <w:b/>
          <w:bCs/>
        </w:rPr>
      </w:pPr>
      <w:bookmarkStart w:id="9" w:name="_Hlk69254440"/>
      <w:bookmarkEnd w:id="6"/>
      <w:bookmarkEnd w:id="7"/>
    </w:p>
    <w:p w14:paraId="00BC45FC" w14:textId="01B644F7" w:rsidR="007B5AA5" w:rsidRPr="00BB1BDA" w:rsidRDefault="00E575A7">
      <w:pPr>
        <w:rPr>
          <w:rFonts w:ascii="Open Sans" w:hAnsi="Open Sans" w:cs="Open Sans"/>
        </w:rPr>
      </w:pPr>
      <w:r w:rsidRPr="00BB1BDA">
        <w:rPr>
          <w:rFonts w:ascii="Open Sans" w:hAnsi="Open Sans" w:cs="Open Sans"/>
          <w:b/>
          <w:bCs/>
        </w:rPr>
        <w:t xml:space="preserve">Part </w:t>
      </w:r>
      <w:r w:rsidR="007B5AA5" w:rsidRPr="00BB1BDA">
        <w:rPr>
          <w:rFonts w:ascii="Open Sans" w:hAnsi="Open Sans" w:cs="Open Sans"/>
          <w:b/>
          <w:bCs/>
        </w:rPr>
        <w:t>3</w:t>
      </w:r>
    </w:p>
    <w:p w14:paraId="641EBB37" w14:textId="7239C491" w:rsidR="007B5AA5" w:rsidRPr="00BB1BDA" w:rsidRDefault="007B5AA5" w:rsidP="00C2647A">
      <w:pPr>
        <w:rPr>
          <w:rFonts w:ascii="Open Sans" w:hAnsi="Open Sans" w:cs="Open Sans"/>
        </w:rPr>
      </w:pPr>
      <w:r w:rsidRPr="00BB1BDA">
        <w:rPr>
          <w:rFonts w:ascii="Open Sans" w:hAnsi="Open Sans" w:cs="Open Sans"/>
        </w:rPr>
        <w:t>You are required to give a brief explanation</w:t>
      </w:r>
      <w:r w:rsidR="00C2647A" w:rsidRPr="00BB1BDA">
        <w:rPr>
          <w:rFonts w:ascii="Open Sans" w:hAnsi="Open Sans" w:cs="Open Sans"/>
        </w:rPr>
        <w:t xml:space="preserve"> (~50 words) </w:t>
      </w:r>
      <w:r w:rsidRPr="00BB1BDA">
        <w:rPr>
          <w:rFonts w:ascii="Open Sans" w:hAnsi="Open Sans" w:cs="Open Sans"/>
        </w:rPr>
        <w:t>for the best practices for sharing sensitive data within the workplace.</w:t>
      </w:r>
    </w:p>
    <w:p w14:paraId="2D36D4F4" w14:textId="47B1F18D" w:rsidR="00C2647A" w:rsidRPr="00BB1BDA" w:rsidRDefault="00C2647A" w:rsidP="00C2647A">
      <w:pPr>
        <w:rPr>
          <w:rFonts w:ascii="Open Sans" w:hAnsi="Open Sans" w:cs="Open Sans"/>
        </w:rPr>
      </w:pPr>
      <w:r w:rsidRPr="00BB1BDA">
        <w:rPr>
          <w:rFonts w:ascii="Open Sans" w:hAnsi="Open Sans" w:cs="Open Sans"/>
        </w:rPr>
        <w:t>You then must demonstrate the following and provide screenshots as evidence of completion:</w:t>
      </w:r>
    </w:p>
    <w:p w14:paraId="0A012000" w14:textId="182C3724" w:rsidR="007B5AA5" w:rsidRPr="00BB1BDA" w:rsidRDefault="00C2647A">
      <w:pPr>
        <w:pStyle w:val="ListParagraph"/>
        <w:numPr>
          <w:ilvl w:val="0"/>
          <w:numId w:val="39"/>
        </w:numPr>
        <w:rPr>
          <w:rFonts w:ascii="Open Sans" w:hAnsi="Open Sans" w:cs="Open Sans"/>
        </w:rPr>
      </w:pPr>
      <w:r w:rsidRPr="00BB1BDA">
        <w:rPr>
          <w:rFonts w:ascii="Open Sans" w:hAnsi="Open Sans" w:cs="Open Sans"/>
        </w:rPr>
        <w:t>Setup</w:t>
      </w:r>
      <w:r w:rsidR="007B5AA5" w:rsidRPr="00BB1BDA">
        <w:rPr>
          <w:rFonts w:ascii="Open Sans" w:hAnsi="Open Sans" w:cs="Open Sans"/>
        </w:rPr>
        <w:t xml:space="preserve"> a User Group within the Windows 10 Workstation</w:t>
      </w:r>
      <w:r w:rsidRPr="00BB1BDA">
        <w:rPr>
          <w:rFonts w:ascii="Open Sans" w:hAnsi="Open Sans" w:cs="Open Sans"/>
        </w:rPr>
        <w:t xml:space="preserve"> via your Virtual Machine</w:t>
      </w:r>
      <w:r w:rsidR="007B5AA5" w:rsidRPr="00BB1BDA">
        <w:rPr>
          <w:rFonts w:ascii="Open Sans" w:hAnsi="Open Sans" w:cs="Open Sans"/>
        </w:rPr>
        <w:t xml:space="preserve"> for the Marketing </w:t>
      </w:r>
      <w:r w:rsidR="0031764A" w:rsidRPr="00BB1BDA">
        <w:rPr>
          <w:rFonts w:ascii="Open Sans" w:hAnsi="Open Sans" w:cs="Open Sans"/>
        </w:rPr>
        <w:t>Department</w:t>
      </w:r>
      <w:r w:rsidRPr="00BB1BDA">
        <w:rPr>
          <w:rFonts w:ascii="Open Sans" w:hAnsi="Open Sans" w:cs="Open Sans"/>
        </w:rPr>
        <w:t xml:space="preserve">. If this feature is not built into your edition of Windows, see </w:t>
      </w:r>
      <w:hyperlink r:id="rId18" w:history="1">
        <w:r w:rsidRPr="00BB1BDA">
          <w:rPr>
            <w:rStyle w:val="Hyperlink"/>
            <w:rFonts w:ascii="Open Sans" w:hAnsi="Open Sans" w:cs="Open Sans"/>
          </w:rPr>
          <w:t>Local User and Group Management</w:t>
        </w:r>
      </w:hyperlink>
      <w:r w:rsidRPr="00BB1BDA">
        <w:rPr>
          <w:rFonts w:ascii="Open Sans" w:hAnsi="Open Sans" w:cs="Open Sans"/>
        </w:rPr>
        <w:t>.</w:t>
      </w:r>
    </w:p>
    <w:p w14:paraId="68354C81" w14:textId="71210A8E" w:rsidR="007B5AA5" w:rsidRPr="00A61CD0" w:rsidRDefault="007B5AA5">
      <w:pPr>
        <w:pStyle w:val="ListParagraph"/>
        <w:numPr>
          <w:ilvl w:val="0"/>
          <w:numId w:val="39"/>
        </w:numPr>
        <w:rPr>
          <w:rFonts w:ascii="Open Sans" w:hAnsi="Open Sans" w:cs="Open Sans"/>
        </w:rPr>
      </w:pPr>
      <w:r w:rsidRPr="00BB1BDA">
        <w:rPr>
          <w:rFonts w:ascii="Open Sans" w:hAnsi="Open Sans" w:cs="Open Sans"/>
        </w:rPr>
        <w:t xml:space="preserve">Label the folder according to the Anytown Marketing policies document and share the folder so only they have access </w:t>
      </w:r>
      <w:r w:rsidRPr="00A61CD0">
        <w:rPr>
          <w:rFonts w:ascii="Open Sans" w:hAnsi="Open Sans" w:cs="Open Sans"/>
        </w:rPr>
        <w:t>to the folder and the sensitive data within</w:t>
      </w:r>
      <w:r w:rsidR="00C2647A" w:rsidRPr="00A61CD0">
        <w:rPr>
          <w:rFonts w:ascii="Open Sans" w:hAnsi="Open Sans" w:cs="Open Sans"/>
        </w:rPr>
        <w:t xml:space="preserve">. </w:t>
      </w:r>
    </w:p>
    <w:p w14:paraId="5EBDDB13" w14:textId="3968198E" w:rsidR="00C2647A" w:rsidRPr="00A61CD0" w:rsidRDefault="007B5AA5" w:rsidP="00C2647A">
      <w:pPr>
        <w:pStyle w:val="ListParagraph"/>
        <w:numPr>
          <w:ilvl w:val="0"/>
          <w:numId w:val="39"/>
        </w:numPr>
        <w:rPr>
          <w:rFonts w:ascii="Open Sans" w:hAnsi="Open Sans" w:cs="Open Sans"/>
        </w:rPr>
      </w:pPr>
      <w:r w:rsidRPr="00A61CD0">
        <w:rPr>
          <w:rFonts w:ascii="Open Sans" w:hAnsi="Open Sans" w:cs="Open Sans"/>
        </w:rPr>
        <w:t>Once the folder has been shared, encrypt the folder and all files within</w:t>
      </w:r>
      <w:bookmarkEnd w:id="9"/>
      <w:r w:rsidR="00C2647A" w:rsidRPr="00A61CD0">
        <w:rPr>
          <w:rFonts w:ascii="Open Sans" w:hAnsi="Open Sans" w:cs="Open Sans"/>
        </w:rPr>
        <w:t>.</w:t>
      </w:r>
    </w:p>
    <w:tbl>
      <w:tblPr>
        <w:tblStyle w:val="TableGrid"/>
        <w:tblW w:w="0" w:type="auto"/>
        <w:tblInd w:w="108" w:type="dxa"/>
        <w:tblLook w:val="04A0" w:firstRow="1" w:lastRow="0" w:firstColumn="1" w:lastColumn="0" w:noHBand="0" w:noVBand="1"/>
      </w:tblPr>
      <w:tblGrid>
        <w:gridCol w:w="1952"/>
        <w:gridCol w:w="8360"/>
      </w:tblGrid>
      <w:tr w:rsidR="0072244E" w:rsidRPr="00A61CD0" w14:paraId="517A364B" w14:textId="77777777">
        <w:trPr>
          <w:trHeight w:val="3350"/>
        </w:trPr>
        <w:tc>
          <w:tcPr>
            <w:tcW w:w="1701" w:type="dxa"/>
            <w:shd w:val="clear" w:color="auto" w:fill="D9D9D9" w:themeFill="background1" w:themeFillShade="D9"/>
          </w:tcPr>
          <w:p w14:paraId="4D19E43A" w14:textId="77777777" w:rsidR="0072244E" w:rsidRPr="00A61CD0" w:rsidRDefault="0072244E">
            <w:pPr>
              <w:ind w:right="423"/>
              <w:rPr>
                <w:rFonts w:ascii="Open Sans" w:eastAsia="Times New Roman" w:hAnsi="Open Sans" w:cs="Open Sans"/>
                <w:kern w:val="0"/>
                <w:szCs w:val="22"/>
                <w:lang w:eastAsia="en-US" w:bidi="ar-SA"/>
              </w:rPr>
            </w:pPr>
            <w:r w:rsidRPr="00A61CD0">
              <w:rPr>
                <w:rFonts w:ascii="Open Sans" w:hAnsi="Open Sans" w:cs="Open Sans"/>
              </w:rPr>
              <w:lastRenderedPageBreak/>
              <w:t xml:space="preserve">Explanation </w:t>
            </w:r>
          </w:p>
          <w:p w14:paraId="7555529E" w14:textId="77777777" w:rsidR="0072244E" w:rsidRPr="00A61CD0" w:rsidRDefault="0072244E">
            <w:pPr>
              <w:ind w:right="423"/>
              <w:rPr>
                <w:rFonts w:ascii="Open Sans" w:eastAsia="Times New Roman" w:hAnsi="Open Sans" w:cs="Open Sans"/>
                <w:kern w:val="0"/>
                <w:szCs w:val="22"/>
                <w:lang w:eastAsia="en-US" w:bidi="ar-SA"/>
              </w:rPr>
            </w:pPr>
          </w:p>
          <w:p w14:paraId="654F7786" w14:textId="77777777" w:rsidR="0072244E" w:rsidRPr="00A61CD0" w:rsidRDefault="0072244E">
            <w:pPr>
              <w:ind w:right="423"/>
              <w:rPr>
                <w:rFonts w:ascii="Open Sans" w:eastAsia="Times New Roman" w:hAnsi="Open Sans" w:cs="Open Sans"/>
                <w:kern w:val="0"/>
                <w:szCs w:val="22"/>
                <w:lang w:eastAsia="en-US" w:bidi="ar-SA"/>
              </w:rPr>
            </w:pPr>
          </w:p>
          <w:p w14:paraId="34A940E6" w14:textId="77777777" w:rsidR="0072244E" w:rsidRPr="00A61CD0" w:rsidRDefault="0072244E">
            <w:pPr>
              <w:ind w:right="423"/>
              <w:rPr>
                <w:rFonts w:ascii="Open Sans" w:eastAsia="Times New Roman" w:hAnsi="Open Sans" w:cs="Open Sans"/>
                <w:kern w:val="0"/>
                <w:szCs w:val="22"/>
                <w:lang w:eastAsia="en-US" w:bidi="ar-SA"/>
              </w:rPr>
            </w:pPr>
          </w:p>
          <w:p w14:paraId="5C2B7CA3" w14:textId="77777777" w:rsidR="0072244E" w:rsidRPr="00A61CD0" w:rsidRDefault="0072244E">
            <w:pPr>
              <w:ind w:right="423"/>
              <w:rPr>
                <w:rFonts w:ascii="Open Sans" w:eastAsia="Times New Roman" w:hAnsi="Open Sans" w:cs="Open Sans"/>
                <w:kern w:val="0"/>
                <w:szCs w:val="22"/>
                <w:lang w:eastAsia="en-US" w:bidi="ar-SA"/>
              </w:rPr>
            </w:pPr>
          </w:p>
          <w:p w14:paraId="0B596531" w14:textId="77777777" w:rsidR="0072244E" w:rsidRPr="00A61CD0" w:rsidRDefault="0072244E">
            <w:pPr>
              <w:ind w:right="423"/>
              <w:rPr>
                <w:rFonts w:ascii="Open Sans" w:eastAsia="Times New Roman" w:hAnsi="Open Sans" w:cs="Open Sans"/>
                <w:kern w:val="0"/>
                <w:szCs w:val="22"/>
                <w:lang w:eastAsia="en-US" w:bidi="ar-SA"/>
              </w:rPr>
            </w:pPr>
          </w:p>
          <w:p w14:paraId="7F8BB275" w14:textId="77777777" w:rsidR="0072244E" w:rsidRPr="00A61CD0" w:rsidRDefault="0072244E">
            <w:pPr>
              <w:ind w:right="423"/>
              <w:rPr>
                <w:rFonts w:ascii="Open Sans" w:eastAsia="Times New Roman" w:hAnsi="Open Sans" w:cs="Open Sans"/>
                <w:kern w:val="0"/>
                <w:szCs w:val="22"/>
                <w:lang w:eastAsia="en-US" w:bidi="ar-SA"/>
              </w:rPr>
            </w:pPr>
          </w:p>
          <w:p w14:paraId="2D4A3268" w14:textId="77777777" w:rsidR="0072244E" w:rsidRPr="00A61CD0" w:rsidRDefault="0072244E">
            <w:pPr>
              <w:ind w:right="423"/>
              <w:rPr>
                <w:rFonts w:ascii="Open Sans" w:eastAsia="Times New Roman" w:hAnsi="Open Sans" w:cs="Open Sans"/>
                <w:kern w:val="0"/>
                <w:szCs w:val="22"/>
                <w:lang w:eastAsia="en-US" w:bidi="ar-SA"/>
              </w:rPr>
            </w:pPr>
          </w:p>
        </w:tc>
        <w:tc>
          <w:tcPr>
            <w:tcW w:w="8611" w:type="dxa"/>
          </w:tcPr>
          <w:p w14:paraId="0AE95944" w14:textId="77777777" w:rsidR="0072244E" w:rsidRDefault="00767AF0" w:rsidP="00767AF0">
            <w:pPr>
              <w:tabs>
                <w:tab w:val="left" w:pos="2736"/>
              </w:tabs>
              <w:ind w:right="423"/>
              <w:rPr>
                <w:rFonts w:ascii="Open Sans" w:eastAsia="Times New Roman" w:hAnsi="Open Sans" w:cs="Open Sans"/>
                <w:kern w:val="0"/>
                <w:szCs w:val="22"/>
                <w:lang w:eastAsia="en-US" w:bidi="ar-SA"/>
              </w:rPr>
            </w:pPr>
            <w:r w:rsidRPr="00A61CD0">
              <w:rPr>
                <w:rFonts w:ascii="Open Sans" w:eastAsia="Times New Roman" w:hAnsi="Open Sans" w:cs="Open Sans"/>
                <w:kern w:val="0"/>
                <w:szCs w:val="22"/>
                <w:lang w:eastAsia="en-US" w:bidi="ar-SA"/>
              </w:rPr>
              <w:t xml:space="preserve">Some good practice policies for </w:t>
            </w:r>
            <w:r w:rsidR="00420313">
              <w:rPr>
                <w:rFonts w:ascii="Open Sans" w:eastAsia="Times New Roman" w:hAnsi="Open Sans" w:cs="Open Sans"/>
                <w:kern w:val="0"/>
                <w:szCs w:val="22"/>
                <w:lang w:eastAsia="en-US" w:bidi="ar-SA"/>
              </w:rPr>
              <w:t>sharing sensitive information include</w:t>
            </w:r>
            <w:r w:rsidR="006729AF">
              <w:rPr>
                <w:rFonts w:ascii="Open Sans" w:eastAsia="Times New Roman" w:hAnsi="Open Sans" w:cs="Open Sans"/>
                <w:kern w:val="0"/>
                <w:szCs w:val="22"/>
                <w:lang w:eastAsia="en-US" w:bidi="ar-SA"/>
              </w:rPr>
              <w:t xml:space="preserve"> making sure that the people it is being shared with only have as much access and permissions as they need. </w:t>
            </w:r>
            <w:r w:rsidR="005372E6">
              <w:rPr>
                <w:rFonts w:ascii="Open Sans" w:eastAsia="Times New Roman" w:hAnsi="Open Sans" w:cs="Open Sans"/>
                <w:kern w:val="0"/>
                <w:szCs w:val="22"/>
                <w:lang w:eastAsia="en-US" w:bidi="ar-SA"/>
              </w:rPr>
              <w:t>In addition, you shouldn’t send sensitive information over email or other unsecured methods.</w:t>
            </w:r>
            <w:r w:rsidR="0030259E">
              <w:rPr>
                <w:rFonts w:ascii="Open Sans" w:eastAsia="Times New Roman" w:hAnsi="Open Sans" w:cs="Open Sans"/>
                <w:kern w:val="0"/>
                <w:szCs w:val="22"/>
                <w:lang w:eastAsia="en-US" w:bidi="ar-SA"/>
              </w:rPr>
              <w:t xml:space="preserve"> </w:t>
            </w:r>
          </w:p>
          <w:p w14:paraId="16D22F44" w14:textId="77777777" w:rsidR="00A22641" w:rsidRPr="00463192" w:rsidRDefault="00A22641" w:rsidP="00A22641">
            <w:pPr>
              <w:widowControl/>
              <w:suppressAutoHyphens w:val="0"/>
              <w:spacing w:before="0" w:after="160" w:line="259" w:lineRule="auto"/>
              <w:rPr>
                <w:color w:val="E36C0A" w:themeColor="accent6" w:themeShade="BF"/>
              </w:rPr>
            </w:pPr>
            <w:r w:rsidRPr="00463192">
              <w:rPr>
                <w:color w:val="E36C0A" w:themeColor="accent6" w:themeShade="BF"/>
              </w:rPr>
              <w:t xml:space="preserve">Provide </w:t>
            </w:r>
            <w:r w:rsidRPr="00A22641">
              <w:rPr>
                <w:b/>
                <w:bCs/>
                <w:color w:val="E36C0A" w:themeColor="accent6" w:themeShade="BF"/>
              </w:rPr>
              <w:t>5 best practices</w:t>
            </w:r>
            <w:r w:rsidRPr="00463192">
              <w:rPr>
                <w:color w:val="E36C0A" w:themeColor="accent6" w:themeShade="BF"/>
              </w:rPr>
              <w:t xml:space="preserve"> to secure a network share. Describe each best practice in a sentence. Consider technical controls such as the ones you implement</w:t>
            </w:r>
            <w:r>
              <w:rPr>
                <w:color w:val="E36C0A" w:themeColor="accent6" w:themeShade="BF"/>
              </w:rPr>
              <w:t xml:space="preserve"> in this </w:t>
            </w:r>
            <w:proofErr w:type="gramStart"/>
            <w:r>
              <w:rPr>
                <w:color w:val="E36C0A" w:themeColor="accent6" w:themeShade="BF"/>
              </w:rPr>
              <w:t>assessment</w:t>
            </w:r>
            <w:r w:rsidRPr="00463192">
              <w:rPr>
                <w:color w:val="E36C0A" w:themeColor="accent6" w:themeShade="BF"/>
              </w:rPr>
              <w:t>, and</w:t>
            </w:r>
            <w:proofErr w:type="gramEnd"/>
            <w:r w:rsidRPr="00463192">
              <w:rPr>
                <w:color w:val="E36C0A" w:themeColor="accent6" w:themeShade="BF"/>
              </w:rPr>
              <w:t xml:space="preserve"> consider procedures people should follow</w:t>
            </w:r>
            <w:r>
              <w:rPr>
                <w:color w:val="E36C0A" w:themeColor="accent6" w:themeShade="BF"/>
              </w:rPr>
              <w:t>.</w:t>
            </w:r>
          </w:p>
          <w:p w14:paraId="127C9C05" w14:textId="63991739" w:rsidR="00A22641" w:rsidRPr="00A61CD0" w:rsidRDefault="00A22641" w:rsidP="00767AF0">
            <w:pPr>
              <w:tabs>
                <w:tab w:val="left" w:pos="2736"/>
              </w:tabs>
              <w:ind w:right="423"/>
              <w:rPr>
                <w:rFonts w:ascii="Open Sans" w:eastAsia="Times New Roman" w:hAnsi="Open Sans" w:cs="Open Sans"/>
                <w:kern w:val="0"/>
                <w:szCs w:val="22"/>
                <w:lang w:eastAsia="en-US" w:bidi="ar-SA"/>
              </w:rPr>
            </w:pPr>
          </w:p>
        </w:tc>
      </w:tr>
      <w:tr w:rsidR="0072244E" w:rsidRPr="00BB1BDA" w14:paraId="51614E36" w14:textId="77777777">
        <w:trPr>
          <w:trHeight w:val="3350"/>
        </w:trPr>
        <w:tc>
          <w:tcPr>
            <w:tcW w:w="1701" w:type="dxa"/>
            <w:shd w:val="clear" w:color="auto" w:fill="D9D9D9" w:themeFill="background1" w:themeFillShade="D9"/>
          </w:tcPr>
          <w:p w14:paraId="5881CA37" w14:textId="77777777" w:rsidR="0072244E" w:rsidRPr="00BB1BDA" w:rsidRDefault="0072244E">
            <w:pPr>
              <w:ind w:right="423"/>
              <w:rPr>
                <w:rFonts w:ascii="Open Sans" w:eastAsia="Times New Roman" w:hAnsi="Open Sans" w:cs="Open Sans"/>
                <w:b/>
                <w:bCs/>
                <w:kern w:val="0"/>
                <w:szCs w:val="22"/>
                <w:lang w:eastAsia="en-US" w:bidi="ar-SA"/>
              </w:rPr>
            </w:pPr>
            <w:r w:rsidRPr="00BB1BDA">
              <w:rPr>
                <w:rFonts w:ascii="Open Sans" w:eastAsia="Times New Roman" w:hAnsi="Open Sans" w:cs="Open Sans"/>
                <w:b/>
                <w:bCs/>
                <w:noProof/>
                <w:kern w:val="0"/>
                <w:szCs w:val="22"/>
                <w:lang w:eastAsia="en-US" w:bidi="ar-SA"/>
              </w:rPr>
              <w:t>Screenshot(s)</w:t>
            </w:r>
          </w:p>
          <w:p w14:paraId="06377A33" w14:textId="77777777" w:rsidR="0072244E" w:rsidRPr="00BB1BDA" w:rsidRDefault="0072244E">
            <w:pPr>
              <w:ind w:right="423"/>
              <w:rPr>
                <w:rFonts w:ascii="Open Sans" w:eastAsia="Times New Roman" w:hAnsi="Open Sans" w:cs="Open Sans"/>
                <w:b/>
                <w:bCs/>
                <w:kern w:val="0"/>
                <w:szCs w:val="22"/>
                <w:lang w:eastAsia="en-US" w:bidi="ar-SA"/>
              </w:rPr>
            </w:pPr>
          </w:p>
        </w:tc>
        <w:tc>
          <w:tcPr>
            <w:tcW w:w="8611" w:type="dxa"/>
          </w:tcPr>
          <w:p w14:paraId="75F4CAC1" w14:textId="5F8D8B3D" w:rsidR="00A22641" w:rsidRDefault="00A22641">
            <w:pPr>
              <w:ind w:right="423"/>
              <w:rPr>
                <w:rFonts w:ascii="Open Sans" w:eastAsia="Times New Roman" w:hAnsi="Open Sans" w:cs="Open Sans"/>
                <w:kern w:val="0"/>
                <w:szCs w:val="22"/>
                <w:lang w:eastAsia="en-US" w:bidi="ar-SA"/>
              </w:rPr>
            </w:pPr>
            <w:r>
              <w:rPr>
                <w:rFonts w:ascii="Open Sans" w:eastAsia="Times New Roman" w:hAnsi="Open Sans" w:cs="Open Sans"/>
                <w:kern w:val="0"/>
                <w:szCs w:val="22"/>
                <w:lang w:eastAsia="en-US" w:bidi="ar-SA"/>
              </w:rPr>
              <w:t>Instructions have been clarified in new version of assessment:</w:t>
            </w:r>
          </w:p>
          <w:p w14:paraId="5A13CDCF" w14:textId="77777777" w:rsidR="00A22641" w:rsidRPr="00BB1BDA" w:rsidRDefault="00A22641" w:rsidP="00A22641">
            <w:pPr>
              <w:rPr>
                <w:rFonts w:ascii="Open Sans" w:hAnsi="Open Sans" w:cs="Open Sans"/>
              </w:rPr>
            </w:pPr>
            <w:r>
              <w:rPr>
                <w:rFonts w:ascii="Open Sans" w:hAnsi="Open Sans" w:cs="Open Sans"/>
              </w:rPr>
              <w:t>Requirements:</w:t>
            </w:r>
          </w:p>
          <w:p w14:paraId="44CB6560" w14:textId="77777777" w:rsidR="00A22641" w:rsidRDefault="00A22641" w:rsidP="00A22641">
            <w:pPr>
              <w:pStyle w:val="ListParagraph"/>
              <w:numPr>
                <w:ilvl w:val="0"/>
                <w:numId w:val="43"/>
              </w:numPr>
              <w:rPr>
                <w:rFonts w:ascii="Open Sans" w:hAnsi="Open Sans" w:cs="Open Sans"/>
              </w:rPr>
            </w:pPr>
            <w:r w:rsidRPr="00BB1BDA">
              <w:rPr>
                <w:rFonts w:ascii="Open Sans" w:hAnsi="Open Sans" w:cs="Open Sans"/>
              </w:rPr>
              <w:t xml:space="preserve">Setup a User Group </w:t>
            </w:r>
            <w:r>
              <w:rPr>
                <w:rFonts w:ascii="Open Sans" w:hAnsi="Open Sans" w:cs="Open Sans"/>
              </w:rPr>
              <w:t xml:space="preserve">called </w:t>
            </w:r>
            <w:proofErr w:type="spellStart"/>
            <w:r>
              <w:rPr>
                <w:rFonts w:ascii="Open Sans" w:hAnsi="Open Sans" w:cs="Open Sans"/>
              </w:rPr>
              <w:t>MarketingManagers</w:t>
            </w:r>
            <w:proofErr w:type="spellEnd"/>
          </w:p>
          <w:p w14:paraId="49FCF249" w14:textId="77777777" w:rsidR="00A22641" w:rsidRDefault="00A22641" w:rsidP="00A22641">
            <w:pPr>
              <w:pStyle w:val="ListParagraph"/>
              <w:numPr>
                <w:ilvl w:val="0"/>
                <w:numId w:val="43"/>
              </w:numPr>
              <w:rPr>
                <w:rFonts w:ascii="Open Sans" w:hAnsi="Open Sans" w:cs="Open Sans"/>
              </w:rPr>
            </w:pPr>
            <w:r>
              <w:rPr>
                <w:rFonts w:ascii="Open Sans" w:hAnsi="Open Sans" w:cs="Open Sans"/>
              </w:rPr>
              <w:t>Create 5 user accounts as follows:</w:t>
            </w:r>
          </w:p>
          <w:p w14:paraId="07E7AF44" w14:textId="77777777" w:rsidR="00A22641" w:rsidRDefault="00A22641" w:rsidP="00A22641">
            <w:pPr>
              <w:pStyle w:val="ListParagraph"/>
              <w:rPr>
                <w:rFonts w:ascii="Open Sans" w:hAnsi="Open Sans" w:cs="Open Sans"/>
              </w:rPr>
            </w:pPr>
            <w:r>
              <w:rPr>
                <w:noProof/>
              </w:rPr>
              <w:drawing>
                <wp:inline distT="0" distB="0" distL="0" distR="0" wp14:anchorId="7A706E2E" wp14:editId="463FC808">
                  <wp:extent cx="5220268" cy="2004923"/>
                  <wp:effectExtent l="0" t="0" r="0" b="0"/>
                  <wp:docPr id="5061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381" name=""/>
                          <pic:cNvPicPr/>
                        </pic:nvPicPr>
                        <pic:blipFill>
                          <a:blip r:embed="rId19"/>
                          <a:stretch>
                            <a:fillRect/>
                          </a:stretch>
                        </pic:blipFill>
                        <pic:spPr>
                          <a:xfrm>
                            <a:off x="0" y="0"/>
                            <a:ext cx="5231929" cy="2009402"/>
                          </a:xfrm>
                          <a:prstGeom prst="rect">
                            <a:avLst/>
                          </a:prstGeom>
                        </pic:spPr>
                      </pic:pic>
                    </a:graphicData>
                  </a:graphic>
                </wp:inline>
              </w:drawing>
            </w:r>
          </w:p>
          <w:p w14:paraId="5E3B87E3" w14:textId="77777777" w:rsidR="00A22641" w:rsidRPr="00BB1BDA" w:rsidRDefault="00A22641" w:rsidP="00A22641">
            <w:pPr>
              <w:pStyle w:val="ListParagraph"/>
              <w:numPr>
                <w:ilvl w:val="0"/>
                <w:numId w:val="43"/>
              </w:numPr>
              <w:rPr>
                <w:rFonts w:ascii="Open Sans" w:hAnsi="Open Sans" w:cs="Open Sans"/>
              </w:rPr>
            </w:pPr>
            <w:r>
              <w:rPr>
                <w:rFonts w:ascii="Open Sans" w:hAnsi="Open Sans" w:cs="Open Sans"/>
              </w:rPr>
              <w:t xml:space="preserve">Add the first two accounts (Felix Randall and Stacks Cornell) to the </w:t>
            </w:r>
            <w:proofErr w:type="spellStart"/>
            <w:r>
              <w:rPr>
                <w:rFonts w:ascii="Open Sans" w:hAnsi="Open Sans" w:cs="Open Sans"/>
              </w:rPr>
              <w:t>MarketingManager</w:t>
            </w:r>
            <w:proofErr w:type="spellEnd"/>
            <w:r>
              <w:rPr>
                <w:rFonts w:ascii="Open Sans" w:hAnsi="Open Sans" w:cs="Open Sans"/>
              </w:rPr>
              <w:t xml:space="preserve"> group.</w:t>
            </w:r>
          </w:p>
          <w:p w14:paraId="2CD8F48B" w14:textId="77777777" w:rsidR="00A22641" w:rsidRDefault="00A22641" w:rsidP="00A22641">
            <w:pPr>
              <w:pStyle w:val="ListParagraph"/>
              <w:numPr>
                <w:ilvl w:val="0"/>
                <w:numId w:val="43"/>
              </w:numPr>
              <w:rPr>
                <w:rFonts w:ascii="Open Sans" w:hAnsi="Open Sans" w:cs="Open Sans"/>
              </w:rPr>
            </w:pPr>
            <w:r>
              <w:rPr>
                <w:rFonts w:ascii="Open Sans" w:hAnsi="Open Sans" w:cs="Open Sans"/>
              </w:rPr>
              <w:t xml:space="preserve">Create the folder structure described in </w:t>
            </w:r>
            <w:proofErr w:type="spellStart"/>
            <w:r>
              <w:rPr>
                <w:rFonts w:ascii="Open Sans" w:hAnsi="Open Sans" w:cs="Open Sans"/>
              </w:rPr>
              <w:t>AnyTown</w:t>
            </w:r>
            <w:proofErr w:type="spellEnd"/>
            <w:r>
              <w:rPr>
                <w:rFonts w:ascii="Open Sans" w:hAnsi="Open Sans" w:cs="Open Sans"/>
              </w:rPr>
              <w:t xml:space="preserve"> Marketing Policies. Create 1 or more files for each folder following your classification in Q1.</w:t>
            </w:r>
          </w:p>
          <w:p w14:paraId="1A2A539D" w14:textId="77777777" w:rsidR="00A22641" w:rsidRDefault="00A22641" w:rsidP="00A22641">
            <w:pPr>
              <w:pStyle w:val="ListParagraph"/>
              <w:rPr>
                <w:rFonts w:ascii="Open Sans" w:hAnsi="Open Sans" w:cs="Open Sans"/>
              </w:rPr>
            </w:pPr>
            <w:r>
              <w:rPr>
                <w:noProof/>
              </w:rPr>
              <w:drawing>
                <wp:inline distT="0" distB="0" distL="0" distR="0" wp14:anchorId="17E9B559" wp14:editId="7BDED405">
                  <wp:extent cx="4448175" cy="1495425"/>
                  <wp:effectExtent l="0" t="0" r="0" b="9525"/>
                  <wp:docPr id="1178734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4D65CB7" w14:textId="77777777" w:rsidR="00A22641" w:rsidRDefault="00A22641" w:rsidP="00A22641">
            <w:pPr>
              <w:pStyle w:val="ListParagraph"/>
              <w:numPr>
                <w:ilvl w:val="0"/>
                <w:numId w:val="43"/>
              </w:numPr>
              <w:rPr>
                <w:rFonts w:ascii="Open Sans" w:hAnsi="Open Sans" w:cs="Open Sans"/>
              </w:rPr>
            </w:pPr>
            <w:r>
              <w:rPr>
                <w:rFonts w:ascii="Open Sans" w:hAnsi="Open Sans" w:cs="Open Sans"/>
              </w:rPr>
              <w:t>Configure the Shared folder as a network share and provide Staff, read access to the Shared folder over the network.</w:t>
            </w:r>
          </w:p>
          <w:p w14:paraId="0EAFB88B" w14:textId="77777777" w:rsidR="00A22641" w:rsidRPr="00BB1BDA" w:rsidRDefault="00A22641" w:rsidP="00A22641">
            <w:pPr>
              <w:pStyle w:val="ListParagraph"/>
              <w:numPr>
                <w:ilvl w:val="0"/>
                <w:numId w:val="43"/>
              </w:numPr>
              <w:rPr>
                <w:rFonts w:ascii="Open Sans" w:hAnsi="Open Sans" w:cs="Open Sans"/>
              </w:rPr>
            </w:pPr>
            <w:r>
              <w:rPr>
                <w:rFonts w:ascii="Open Sans" w:hAnsi="Open Sans" w:cs="Open Sans"/>
              </w:rPr>
              <w:t xml:space="preserve">Configure Security permissions on the Confidential folder and provide </w:t>
            </w:r>
            <w:r>
              <w:rPr>
                <w:rFonts w:ascii="Open Sans" w:hAnsi="Open Sans" w:cs="Open Sans"/>
              </w:rPr>
              <w:lastRenderedPageBreak/>
              <w:t xml:space="preserve">modify access to the </w:t>
            </w:r>
            <w:proofErr w:type="spellStart"/>
            <w:r>
              <w:rPr>
                <w:rFonts w:ascii="Open Sans" w:hAnsi="Open Sans" w:cs="Open Sans"/>
              </w:rPr>
              <w:t>MarketingManagers</w:t>
            </w:r>
            <w:proofErr w:type="spellEnd"/>
            <w:r>
              <w:rPr>
                <w:rFonts w:ascii="Open Sans" w:hAnsi="Open Sans" w:cs="Open Sans"/>
              </w:rPr>
              <w:t xml:space="preserve"> group.</w:t>
            </w:r>
            <w:r w:rsidRPr="00BB1BDA">
              <w:rPr>
                <w:rFonts w:ascii="Open Sans" w:hAnsi="Open Sans" w:cs="Open Sans"/>
              </w:rPr>
              <w:t xml:space="preserve"> </w:t>
            </w:r>
          </w:p>
          <w:p w14:paraId="06475ABB" w14:textId="77777777" w:rsidR="00A22641" w:rsidRPr="00BB1BDA" w:rsidRDefault="00A22641" w:rsidP="00A22641">
            <w:pPr>
              <w:pStyle w:val="ListParagraph"/>
              <w:numPr>
                <w:ilvl w:val="0"/>
                <w:numId w:val="43"/>
              </w:numPr>
              <w:rPr>
                <w:rFonts w:ascii="Open Sans" w:hAnsi="Open Sans" w:cs="Open Sans"/>
              </w:rPr>
            </w:pPr>
            <w:r w:rsidRPr="00BB1BDA">
              <w:rPr>
                <w:rFonts w:ascii="Open Sans" w:hAnsi="Open Sans" w:cs="Open Sans"/>
              </w:rPr>
              <w:t>Once the folder has been shared, encrypt the folder and all files within.</w:t>
            </w:r>
          </w:p>
          <w:p w14:paraId="7017BF53" w14:textId="77777777" w:rsidR="00A22641" w:rsidRPr="00A22641" w:rsidRDefault="00A22641">
            <w:pPr>
              <w:ind w:right="423"/>
            </w:pPr>
          </w:p>
          <w:p w14:paraId="3CC1F858" w14:textId="77777777" w:rsidR="00A22641" w:rsidRDefault="00A22641">
            <w:pPr>
              <w:ind w:right="423"/>
              <w:rPr>
                <w:rFonts w:ascii="Open Sans" w:eastAsia="Times New Roman" w:hAnsi="Open Sans" w:cs="Open Sans"/>
                <w:kern w:val="0"/>
                <w:szCs w:val="22"/>
                <w:lang w:eastAsia="en-US" w:bidi="ar-SA"/>
              </w:rPr>
            </w:pPr>
          </w:p>
          <w:p w14:paraId="42AB24BD" w14:textId="77777777" w:rsidR="00A22641" w:rsidRDefault="00A22641">
            <w:pPr>
              <w:ind w:right="423"/>
              <w:rPr>
                <w:rFonts w:ascii="Open Sans" w:eastAsia="Times New Roman" w:hAnsi="Open Sans" w:cs="Open Sans"/>
                <w:kern w:val="0"/>
                <w:szCs w:val="22"/>
                <w:lang w:eastAsia="en-US" w:bidi="ar-SA"/>
              </w:rPr>
            </w:pPr>
          </w:p>
          <w:p w14:paraId="5737B6EC" w14:textId="78612A92" w:rsidR="0072244E" w:rsidRDefault="00721155">
            <w:pPr>
              <w:ind w:right="423"/>
              <w:rPr>
                <w:rFonts w:ascii="Open Sans" w:eastAsia="Times New Roman" w:hAnsi="Open Sans" w:cs="Open Sans"/>
                <w:kern w:val="0"/>
                <w:szCs w:val="22"/>
                <w:lang w:eastAsia="en-US" w:bidi="ar-SA"/>
              </w:rPr>
            </w:pPr>
            <w:r>
              <w:rPr>
                <w:noProof/>
              </w:rPr>
              <w:drawing>
                <wp:inline distT="0" distB="0" distL="0" distR="0" wp14:anchorId="49565D9E" wp14:editId="40A132F8">
                  <wp:extent cx="3848505" cy="2164878"/>
                  <wp:effectExtent l="0" t="0" r="0" b="6985"/>
                  <wp:docPr id="83400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03249" name=""/>
                          <pic:cNvPicPr/>
                        </pic:nvPicPr>
                        <pic:blipFill>
                          <a:blip r:embed="rId25"/>
                          <a:stretch>
                            <a:fillRect/>
                          </a:stretch>
                        </pic:blipFill>
                        <pic:spPr>
                          <a:xfrm>
                            <a:off x="0" y="0"/>
                            <a:ext cx="3865073" cy="2174198"/>
                          </a:xfrm>
                          <a:prstGeom prst="rect">
                            <a:avLst/>
                          </a:prstGeom>
                        </pic:spPr>
                      </pic:pic>
                    </a:graphicData>
                  </a:graphic>
                </wp:inline>
              </w:drawing>
            </w:r>
          </w:p>
          <w:p w14:paraId="3E1287C5" w14:textId="44FB89C1" w:rsidR="00A22641" w:rsidRDefault="00A22641">
            <w:pPr>
              <w:ind w:right="423"/>
              <w:rPr>
                <w:rFonts w:ascii="Open Sans" w:eastAsia="Times New Roman" w:hAnsi="Open Sans" w:cs="Open Sans"/>
                <w:kern w:val="0"/>
                <w:szCs w:val="22"/>
                <w:lang w:eastAsia="en-US" w:bidi="ar-SA"/>
              </w:rPr>
            </w:pPr>
            <w:r w:rsidRPr="00A22641">
              <w:rPr>
                <w:rFonts w:ascii="Open Sans" w:eastAsia="Times New Roman" w:hAnsi="Open Sans" w:cs="Open Sans"/>
                <w:color w:val="E36C0A" w:themeColor="accent6" w:themeShade="BF"/>
                <w:kern w:val="0"/>
                <w:szCs w:val="22"/>
                <w:lang w:eastAsia="en-US" w:bidi="ar-SA"/>
              </w:rPr>
              <w:t>Create 5 user accounts as directed. Follow the naming convention</w:t>
            </w:r>
            <w:r>
              <w:rPr>
                <w:rFonts w:ascii="Open Sans" w:eastAsia="Times New Roman" w:hAnsi="Open Sans" w:cs="Open Sans"/>
                <w:kern w:val="0"/>
                <w:szCs w:val="22"/>
                <w:lang w:eastAsia="en-US" w:bidi="ar-SA"/>
              </w:rPr>
              <w:t>.</w:t>
            </w:r>
          </w:p>
          <w:p w14:paraId="41343F86" w14:textId="0C75C4B6" w:rsidR="00A22641" w:rsidRDefault="00A22641">
            <w:pPr>
              <w:ind w:right="423"/>
              <w:rPr>
                <w:rFonts w:ascii="Open Sans" w:eastAsia="Times New Roman" w:hAnsi="Open Sans" w:cs="Open Sans"/>
                <w:kern w:val="0"/>
                <w:szCs w:val="22"/>
                <w:lang w:eastAsia="en-US" w:bidi="ar-SA"/>
              </w:rPr>
            </w:pPr>
            <w:r>
              <w:rPr>
                <w:noProof/>
              </w:rPr>
              <w:drawing>
                <wp:inline distT="0" distB="0" distL="0" distR="0" wp14:anchorId="1D08231B" wp14:editId="6C1DBD8F">
                  <wp:extent cx="3189906" cy="1225132"/>
                  <wp:effectExtent l="0" t="0" r="0" b="0"/>
                  <wp:docPr id="14585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8381" name=""/>
                          <pic:cNvPicPr/>
                        </pic:nvPicPr>
                        <pic:blipFill>
                          <a:blip r:embed="rId19"/>
                          <a:stretch>
                            <a:fillRect/>
                          </a:stretch>
                        </pic:blipFill>
                        <pic:spPr>
                          <a:xfrm>
                            <a:off x="0" y="0"/>
                            <a:ext cx="3208712" cy="1232355"/>
                          </a:xfrm>
                          <a:prstGeom prst="rect">
                            <a:avLst/>
                          </a:prstGeom>
                        </pic:spPr>
                      </pic:pic>
                    </a:graphicData>
                  </a:graphic>
                </wp:inline>
              </w:drawing>
            </w:r>
          </w:p>
          <w:p w14:paraId="0993AF7A" w14:textId="77777777" w:rsidR="00721155" w:rsidRDefault="00687088">
            <w:pPr>
              <w:ind w:right="423"/>
              <w:rPr>
                <w:rFonts w:ascii="Open Sans" w:eastAsia="Times New Roman" w:hAnsi="Open Sans" w:cs="Open Sans"/>
                <w:kern w:val="0"/>
                <w:szCs w:val="22"/>
                <w:lang w:eastAsia="en-US" w:bidi="ar-SA"/>
              </w:rPr>
            </w:pPr>
            <w:r>
              <w:rPr>
                <w:noProof/>
              </w:rPr>
              <w:drawing>
                <wp:inline distT="0" distB="0" distL="0" distR="0" wp14:anchorId="1C34A048" wp14:editId="30D8601F">
                  <wp:extent cx="3966358" cy="2231174"/>
                  <wp:effectExtent l="0" t="0" r="0" b="0"/>
                  <wp:docPr id="142454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40656" name=""/>
                          <pic:cNvPicPr/>
                        </pic:nvPicPr>
                        <pic:blipFill>
                          <a:blip r:embed="rId26"/>
                          <a:stretch>
                            <a:fillRect/>
                          </a:stretch>
                        </pic:blipFill>
                        <pic:spPr>
                          <a:xfrm>
                            <a:off x="0" y="0"/>
                            <a:ext cx="4006243" cy="2253610"/>
                          </a:xfrm>
                          <a:prstGeom prst="rect">
                            <a:avLst/>
                          </a:prstGeom>
                        </pic:spPr>
                      </pic:pic>
                    </a:graphicData>
                  </a:graphic>
                </wp:inline>
              </w:drawing>
            </w:r>
          </w:p>
          <w:p w14:paraId="42509807" w14:textId="414EF70C" w:rsidR="00A22641" w:rsidRPr="00A22641" w:rsidRDefault="00A22641">
            <w:pPr>
              <w:ind w:right="423"/>
              <w:rPr>
                <w:rFonts w:ascii="Open Sans" w:eastAsia="Times New Roman" w:hAnsi="Open Sans" w:cs="Open Sans"/>
                <w:color w:val="E36C0A" w:themeColor="accent6" w:themeShade="BF"/>
                <w:kern w:val="0"/>
                <w:szCs w:val="22"/>
                <w:lang w:eastAsia="en-US" w:bidi="ar-SA"/>
              </w:rPr>
            </w:pPr>
            <w:r w:rsidRPr="00A22641">
              <w:rPr>
                <w:rFonts w:ascii="Open Sans" w:eastAsia="Times New Roman" w:hAnsi="Open Sans" w:cs="Open Sans"/>
                <w:color w:val="E36C0A" w:themeColor="accent6" w:themeShade="BF"/>
                <w:kern w:val="0"/>
                <w:szCs w:val="22"/>
                <w:lang w:eastAsia="en-US" w:bidi="ar-SA"/>
              </w:rPr>
              <w:t xml:space="preserve">This should be </w:t>
            </w:r>
            <w:proofErr w:type="spellStart"/>
            <w:r w:rsidRPr="00A22641">
              <w:rPr>
                <w:rFonts w:ascii="Open Sans" w:eastAsia="Times New Roman" w:hAnsi="Open Sans" w:cs="Open Sans"/>
                <w:color w:val="E36C0A" w:themeColor="accent6" w:themeShade="BF"/>
                <w:kern w:val="0"/>
                <w:szCs w:val="22"/>
                <w:lang w:eastAsia="en-US" w:bidi="ar-SA"/>
              </w:rPr>
              <w:t>MarketingManagers</w:t>
            </w:r>
            <w:proofErr w:type="spellEnd"/>
          </w:p>
          <w:p w14:paraId="204154AB" w14:textId="5E84B6DA" w:rsidR="00B056E1" w:rsidRDefault="005F2ADF">
            <w:pPr>
              <w:ind w:right="423"/>
              <w:rPr>
                <w:rFonts w:ascii="Open Sans" w:eastAsia="Times New Roman" w:hAnsi="Open Sans" w:cs="Open Sans"/>
                <w:kern w:val="0"/>
                <w:szCs w:val="22"/>
                <w:lang w:eastAsia="en-US" w:bidi="ar-SA"/>
              </w:rPr>
            </w:pPr>
            <w:r>
              <w:rPr>
                <w:noProof/>
              </w:rPr>
              <w:lastRenderedPageBreak/>
              <w:drawing>
                <wp:inline distT="0" distB="0" distL="0" distR="0" wp14:anchorId="2467C3DB" wp14:editId="4D05679A">
                  <wp:extent cx="4171981" cy="2346841"/>
                  <wp:effectExtent l="0" t="0" r="0" b="0"/>
                  <wp:docPr id="66054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40096" name=""/>
                          <pic:cNvPicPr/>
                        </pic:nvPicPr>
                        <pic:blipFill>
                          <a:blip r:embed="rId27"/>
                          <a:stretch>
                            <a:fillRect/>
                          </a:stretch>
                        </pic:blipFill>
                        <pic:spPr>
                          <a:xfrm>
                            <a:off x="0" y="0"/>
                            <a:ext cx="4184212" cy="2353722"/>
                          </a:xfrm>
                          <a:prstGeom prst="rect">
                            <a:avLst/>
                          </a:prstGeom>
                        </pic:spPr>
                      </pic:pic>
                    </a:graphicData>
                  </a:graphic>
                </wp:inline>
              </w:drawing>
            </w:r>
          </w:p>
          <w:p w14:paraId="19E4BEDE" w14:textId="1E7C7917" w:rsidR="00A22641" w:rsidRDefault="00A22641">
            <w:pPr>
              <w:ind w:right="423"/>
              <w:rPr>
                <w:rFonts w:ascii="Open Sans" w:eastAsia="Times New Roman" w:hAnsi="Open Sans" w:cs="Open Sans"/>
                <w:color w:val="E36C0A" w:themeColor="accent6" w:themeShade="BF"/>
                <w:kern w:val="0"/>
                <w:szCs w:val="22"/>
                <w:lang w:eastAsia="en-US" w:bidi="ar-SA"/>
              </w:rPr>
            </w:pPr>
            <w:r w:rsidRPr="00A22641">
              <w:rPr>
                <w:rFonts w:ascii="Open Sans" w:eastAsia="Times New Roman" w:hAnsi="Open Sans" w:cs="Open Sans"/>
                <w:color w:val="E36C0A" w:themeColor="accent6" w:themeShade="BF"/>
                <w:kern w:val="0"/>
                <w:szCs w:val="22"/>
                <w:lang w:eastAsia="en-US" w:bidi="ar-SA"/>
              </w:rPr>
              <w:t>Always assign permissions to a group, not individually</w:t>
            </w:r>
            <w:r>
              <w:rPr>
                <w:rFonts w:ascii="Open Sans" w:eastAsia="Times New Roman" w:hAnsi="Open Sans" w:cs="Open Sans"/>
                <w:color w:val="E36C0A" w:themeColor="accent6" w:themeShade="BF"/>
                <w:kern w:val="0"/>
                <w:szCs w:val="22"/>
                <w:lang w:eastAsia="en-US" w:bidi="ar-SA"/>
              </w:rPr>
              <w:t>.</w:t>
            </w:r>
          </w:p>
          <w:p w14:paraId="76AB7498" w14:textId="3344F56F" w:rsidR="00A22641" w:rsidRDefault="00A22641">
            <w:pPr>
              <w:ind w:right="423"/>
              <w:rPr>
                <w:rFonts w:ascii="Open Sans" w:eastAsia="Times New Roman" w:hAnsi="Open Sans" w:cs="Open Sans"/>
                <w:color w:val="E36C0A" w:themeColor="accent6" w:themeShade="BF"/>
                <w:kern w:val="0"/>
                <w:szCs w:val="22"/>
                <w:lang w:eastAsia="en-US" w:bidi="ar-SA"/>
              </w:rPr>
            </w:pPr>
            <w:r>
              <w:rPr>
                <w:rFonts w:ascii="Open Sans" w:eastAsia="Times New Roman" w:hAnsi="Open Sans" w:cs="Open Sans"/>
                <w:color w:val="E36C0A" w:themeColor="accent6" w:themeShade="BF"/>
                <w:kern w:val="0"/>
                <w:szCs w:val="22"/>
                <w:lang w:eastAsia="en-US" w:bidi="ar-SA"/>
              </w:rPr>
              <w:t>Assign share permissions to Users group – read/write</w:t>
            </w:r>
          </w:p>
          <w:p w14:paraId="46CCAD3F" w14:textId="35C6518E" w:rsidR="00A22641" w:rsidRPr="00A22641" w:rsidRDefault="00A22641">
            <w:pPr>
              <w:ind w:right="423"/>
              <w:rPr>
                <w:rFonts w:ascii="Open Sans" w:eastAsia="Times New Roman" w:hAnsi="Open Sans" w:cs="Open Sans"/>
                <w:color w:val="E36C0A" w:themeColor="accent6" w:themeShade="BF"/>
                <w:kern w:val="0"/>
                <w:szCs w:val="22"/>
                <w:lang w:eastAsia="en-US" w:bidi="ar-SA"/>
              </w:rPr>
            </w:pPr>
            <w:r>
              <w:rPr>
                <w:rFonts w:ascii="Open Sans" w:eastAsia="Times New Roman" w:hAnsi="Open Sans" w:cs="Open Sans"/>
                <w:color w:val="E36C0A" w:themeColor="accent6" w:themeShade="BF"/>
                <w:kern w:val="0"/>
                <w:szCs w:val="22"/>
                <w:lang w:eastAsia="en-US" w:bidi="ar-SA"/>
              </w:rPr>
              <w:t xml:space="preserve">Missing: NTFS permissions (control access over network and on local server) </w:t>
            </w:r>
            <w:r w:rsidR="001B503F">
              <w:rPr>
                <w:rFonts w:ascii="Open Sans" w:eastAsia="Times New Roman" w:hAnsi="Open Sans" w:cs="Open Sans"/>
                <w:color w:val="E36C0A" w:themeColor="accent6" w:themeShade="BF"/>
                <w:kern w:val="0"/>
                <w:szCs w:val="22"/>
                <w:lang w:eastAsia="en-US" w:bidi="ar-SA"/>
              </w:rPr>
              <w:t xml:space="preserve">– assign modify permissions to the </w:t>
            </w:r>
            <w:proofErr w:type="spellStart"/>
            <w:r w:rsidR="001B503F">
              <w:rPr>
                <w:rFonts w:ascii="Open Sans" w:eastAsia="Times New Roman" w:hAnsi="Open Sans" w:cs="Open Sans"/>
                <w:color w:val="E36C0A" w:themeColor="accent6" w:themeShade="BF"/>
                <w:kern w:val="0"/>
                <w:szCs w:val="22"/>
                <w:lang w:eastAsia="en-US" w:bidi="ar-SA"/>
              </w:rPr>
              <w:t>marketingmanagers</w:t>
            </w:r>
            <w:proofErr w:type="spellEnd"/>
            <w:r w:rsidR="001B503F">
              <w:rPr>
                <w:rFonts w:ascii="Open Sans" w:eastAsia="Times New Roman" w:hAnsi="Open Sans" w:cs="Open Sans"/>
                <w:color w:val="E36C0A" w:themeColor="accent6" w:themeShade="BF"/>
                <w:kern w:val="0"/>
                <w:szCs w:val="22"/>
                <w:lang w:eastAsia="en-US" w:bidi="ar-SA"/>
              </w:rPr>
              <w:t xml:space="preserve"> on the confidential folder.</w:t>
            </w:r>
          </w:p>
          <w:p w14:paraId="174C0EFD" w14:textId="6D7DA5E3" w:rsidR="00412BC5" w:rsidRDefault="00412BC5">
            <w:pPr>
              <w:ind w:right="423"/>
              <w:rPr>
                <w:rFonts w:ascii="Open Sans" w:eastAsia="Times New Roman" w:hAnsi="Open Sans" w:cs="Open Sans"/>
                <w:kern w:val="0"/>
                <w:szCs w:val="22"/>
                <w:lang w:eastAsia="en-US" w:bidi="ar-SA"/>
              </w:rPr>
            </w:pPr>
            <w:r>
              <w:rPr>
                <w:noProof/>
              </w:rPr>
              <w:drawing>
                <wp:inline distT="0" distB="0" distL="0" distR="0" wp14:anchorId="0851E09E" wp14:editId="785742F1">
                  <wp:extent cx="4466492" cy="2512512"/>
                  <wp:effectExtent l="0" t="0" r="0" b="2540"/>
                  <wp:docPr id="7776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38365" name=""/>
                          <pic:cNvPicPr/>
                        </pic:nvPicPr>
                        <pic:blipFill>
                          <a:blip r:embed="rId28"/>
                          <a:stretch>
                            <a:fillRect/>
                          </a:stretch>
                        </pic:blipFill>
                        <pic:spPr>
                          <a:xfrm>
                            <a:off x="0" y="0"/>
                            <a:ext cx="4490387" cy="2525953"/>
                          </a:xfrm>
                          <a:prstGeom prst="rect">
                            <a:avLst/>
                          </a:prstGeom>
                        </pic:spPr>
                      </pic:pic>
                    </a:graphicData>
                  </a:graphic>
                </wp:inline>
              </w:drawing>
            </w:r>
          </w:p>
          <w:p w14:paraId="688FA6B2" w14:textId="013C74EF" w:rsidR="001B503F" w:rsidRPr="001B503F" w:rsidRDefault="001B503F">
            <w:pPr>
              <w:ind w:right="423"/>
              <w:rPr>
                <w:rFonts w:ascii="Open Sans" w:eastAsia="Times New Roman" w:hAnsi="Open Sans" w:cs="Open Sans"/>
                <w:color w:val="E36C0A" w:themeColor="accent6" w:themeShade="BF"/>
                <w:kern w:val="0"/>
                <w:szCs w:val="22"/>
                <w:lang w:eastAsia="en-US" w:bidi="ar-SA"/>
              </w:rPr>
            </w:pPr>
            <w:r w:rsidRPr="001B503F">
              <w:rPr>
                <w:rFonts w:ascii="Open Sans" w:eastAsia="Times New Roman" w:hAnsi="Open Sans" w:cs="Open Sans"/>
                <w:color w:val="E36C0A" w:themeColor="accent6" w:themeShade="BF"/>
                <w:kern w:val="0"/>
                <w:szCs w:val="22"/>
                <w:lang w:eastAsia="en-US" w:bidi="ar-SA"/>
              </w:rPr>
              <w:t>OK for encryption although only the administrator will have access – look at encryption handout to see how to add managers as individual accounts (because certificates required)</w:t>
            </w:r>
          </w:p>
          <w:p w14:paraId="24782ED6" w14:textId="0D7CB26B" w:rsidR="005F2ADF" w:rsidRDefault="00970F53">
            <w:pPr>
              <w:ind w:right="423"/>
              <w:rPr>
                <w:rFonts w:ascii="Open Sans" w:eastAsia="Times New Roman" w:hAnsi="Open Sans" w:cs="Open Sans"/>
                <w:kern w:val="0"/>
                <w:szCs w:val="22"/>
                <w:lang w:eastAsia="en-US" w:bidi="ar-SA"/>
              </w:rPr>
            </w:pPr>
            <w:r>
              <w:rPr>
                <w:noProof/>
              </w:rPr>
              <w:lastRenderedPageBreak/>
              <w:drawing>
                <wp:inline distT="0" distB="0" distL="0" distR="0" wp14:anchorId="03D570FE" wp14:editId="65D029C9">
                  <wp:extent cx="4803112" cy="2701868"/>
                  <wp:effectExtent l="0" t="0" r="0" b="3810"/>
                  <wp:docPr id="101447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73948" name=""/>
                          <pic:cNvPicPr/>
                        </pic:nvPicPr>
                        <pic:blipFill>
                          <a:blip r:embed="rId29"/>
                          <a:stretch>
                            <a:fillRect/>
                          </a:stretch>
                        </pic:blipFill>
                        <pic:spPr>
                          <a:xfrm>
                            <a:off x="0" y="0"/>
                            <a:ext cx="4812495" cy="2707146"/>
                          </a:xfrm>
                          <a:prstGeom prst="rect">
                            <a:avLst/>
                          </a:prstGeom>
                        </pic:spPr>
                      </pic:pic>
                    </a:graphicData>
                  </a:graphic>
                </wp:inline>
              </w:drawing>
            </w:r>
          </w:p>
          <w:p w14:paraId="135FCF4A" w14:textId="701B2231" w:rsidR="001B503F" w:rsidRPr="001B503F" w:rsidRDefault="001B503F">
            <w:pPr>
              <w:ind w:right="423"/>
              <w:rPr>
                <w:rFonts w:ascii="Open Sans" w:eastAsia="Times New Roman" w:hAnsi="Open Sans" w:cs="Open Sans"/>
                <w:color w:val="00B050"/>
                <w:kern w:val="0"/>
                <w:szCs w:val="22"/>
                <w:lang w:eastAsia="en-US" w:bidi="ar-SA"/>
              </w:rPr>
            </w:pPr>
            <w:r w:rsidRPr="001B503F">
              <w:rPr>
                <w:rFonts w:ascii="Open Sans" w:eastAsia="Times New Roman" w:hAnsi="Open Sans" w:cs="Open Sans"/>
                <w:color w:val="00B050"/>
                <w:kern w:val="0"/>
                <w:szCs w:val="22"/>
                <w:lang w:eastAsia="en-US" w:bidi="ar-SA"/>
              </w:rPr>
              <w:t xml:space="preserve">Sharing is Good </w:t>
            </w:r>
          </w:p>
          <w:p w14:paraId="31689C81" w14:textId="77777777" w:rsidR="00F479F9" w:rsidRDefault="00F479F9">
            <w:pPr>
              <w:ind w:right="423"/>
              <w:rPr>
                <w:rFonts w:ascii="Open Sans" w:eastAsia="Times New Roman" w:hAnsi="Open Sans" w:cs="Open Sans"/>
                <w:kern w:val="0"/>
                <w:szCs w:val="22"/>
                <w:lang w:eastAsia="en-US" w:bidi="ar-SA"/>
              </w:rPr>
            </w:pPr>
            <w:r>
              <w:rPr>
                <w:noProof/>
              </w:rPr>
              <w:drawing>
                <wp:inline distT="0" distB="0" distL="0" distR="0" wp14:anchorId="59CA3E72" wp14:editId="7822C5EF">
                  <wp:extent cx="5191240" cy="2920200"/>
                  <wp:effectExtent l="0" t="0" r="0" b="0"/>
                  <wp:docPr id="160133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30707" name=""/>
                          <pic:cNvPicPr/>
                        </pic:nvPicPr>
                        <pic:blipFill>
                          <a:blip r:embed="rId30"/>
                          <a:stretch>
                            <a:fillRect/>
                          </a:stretch>
                        </pic:blipFill>
                        <pic:spPr>
                          <a:xfrm>
                            <a:off x="0" y="0"/>
                            <a:ext cx="5206844" cy="2928977"/>
                          </a:xfrm>
                          <a:prstGeom prst="rect">
                            <a:avLst/>
                          </a:prstGeom>
                        </pic:spPr>
                      </pic:pic>
                    </a:graphicData>
                  </a:graphic>
                </wp:inline>
              </w:drawing>
            </w:r>
          </w:p>
          <w:p w14:paraId="23ECE3CE" w14:textId="77777777" w:rsidR="00F479F9" w:rsidRPr="001B503F" w:rsidRDefault="001B503F">
            <w:pPr>
              <w:ind w:right="423"/>
              <w:rPr>
                <w:rFonts w:ascii="Open Sans" w:eastAsia="Times New Roman" w:hAnsi="Open Sans" w:cs="Open Sans"/>
                <w:color w:val="E36C0A" w:themeColor="accent6" w:themeShade="BF"/>
                <w:kern w:val="0"/>
                <w:szCs w:val="22"/>
                <w:lang w:eastAsia="en-US" w:bidi="ar-SA"/>
              </w:rPr>
            </w:pPr>
            <w:r w:rsidRPr="001B503F">
              <w:rPr>
                <w:rFonts w:ascii="Open Sans" w:eastAsia="Times New Roman" w:hAnsi="Open Sans" w:cs="Open Sans"/>
                <w:color w:val="E36C0A" w:themeColor="accent6" w:themeShade="BF"/>
                <w:kern w:val="0"/>
                <w:szCs w:val="22"/>
                <w:lang w:eastAsia="en-US" w:bidi="ar-SA"/>
              </w:rPr>
              <w:t xml:space="preserve">Don’t do it this way because all users belong to </w:t>
            </w:r>
            <w:proofErr w:type="gramStart"/>
            <w:r w:rsidRPr="001B503F">
              <w:rPr>
                <w:rFonts w:ascii="Open Sans" w:eastAsia="Times New Roman" w:hAnsi="Open Sans" w:cs="Open Sans"/>
                <w:color w:val="E36C0A" w:themeColor="accent6" w:themeShade="BF"/>
                <w:kern w:val="0"/>
                <w:szCs w:val="22"/>
                <w:lang w:eastAsia="en-US" w:bidi="ar-SA"/>
              </w:rPr>
              <w:t>users</w:t>
            </w:r>
            <w:proofErr w:type="gramEnd"/>
            <w:r w:rsidRPr="001B503F">
              <w:rPr>
                <w:rFonts w:ascii="Open Sans" w:eastAsia="Times New Roman" w:hAnsi="Open Sans" w:cs="Open Sans"/>
                <w:color w:val="E36C0A" w:themeColor="accent6" w:themeShade="BF"/>
                <w:kern w:val="0"/>
                <w:szCs w:val="22"/>
                <w:lang w:eastAsia="en-US" w:bidi="ar-SA"/>
              </w:rPr>
              <w:t xml:space="preserve"> group and a deny overrides an allow permission. Remove the </w:t>
            </w:r>
            <w:proofErr w:type="gramStart"/>
            <w:r w:rsidRPr="001B503F">
              <w:rPr>
                <w:rFonts w:ascii="Open Sans" w:eastAsia="Times New Roman" w:hAnsi="Open Sans" w:cs="Open Sans"/>
                <w:color w:val="E36C0A" w:themeColor="accent6" w:themeShade="BF"/>
                <w:kern w:val="0"/>
                <w:szCs w:val="22"/>
                <w:lang w:eastAsia="en-US" w:bidi="ar-SA"/>
              </w:rPr>
              <w:t>users</w:t>
            </w:r>
            <w:proofErr w:type="gramEnd"/>
            <w:r w:rsidRPr="001B503F">
              <w:rPr>
                <w:rFonts w:ascii="Open Sans" w:eastAsia="Times New Roman" w:hAnsi="Open Sans" w:cs="Open Sans"/>
                <w:color w:val="E36C0A" w:themeColor="accent6" w:themeShade="BF"/>
                <w:kern w:val="0"/>
                <w:szCs w:val="22"/>
                <w:lang w:eastAsia="en-US" w:bidi="ar-SA"/>
              </w:rPr>
              <w:t xml:space="preserve"> group instead.</w:t>
            </w:r>
          </w:p>
          <w:p w14:paraId="4E7A09A4" w14:textId="77777777" w:rsidR="001B503F" w:rsidRDefault="001B503F">
            <w:pPr>
              <w:ind w:right="423"/>
              <w:rPr>
                <w:rFonts w:ascii="Open Sans" w:eastAsia="Times New Roman" w:hAnsi="Open Sans" w:cs="Open Sans"/>
                <w:kern w:val="0"/>
                <w:szCs w:val="22"/>
                <w:lang w:eastAsia="en-US" w:bidi="ar-SA"/>
              </w:rPr>
            </w:pPr>
            <w:r>
              <w:rPr>
                <w:rFonts w:ascii="Open Sans" w:eastAsia="Times New Roman" w:hAnsi="Open Sans" w:cs="Open Sans"/>
                <w:kern w:val="0"/>
                <w:szCs w:val="22"/>
                <w:lang w:eastAsia="en-US" w:bidi="ar-SA"/>
              </w:rPr>
              <w:t>Set up folder structure.</w:t>
            </w:r>
          </w:p>
          <w:p w14:paraId="19579E51" w14:textId="51D3DB58" w:rsidR="001B503F" w:rsidRPr="001B503F" w:rsidRDefault="001B503F" w:rsidP="001B503F">
            <w:pPr>
              <w:rPr>
                <w:rFonts w:ascii="Open Sans" w:hAnsi="Open Sans" w:cs="Open Sans"/>
              </w:rPr>
            </w:pPr>
            <w:r>
              <w:rPr>
                <w:rFonts w:ascii="Open Sans" w:hAnsi="Open Sans" w:cs="Open Sans"/>
              </w:rPr>
              <w:t>Add permissions to confidential folder.</w:t>
            </w:r>
            <w:r>
              <w:rPr>
                <w:noProof/>
              </w:rPr>
              <w:drawing>
                <wp:inline distT="0" distB="0" distL="0" distR="0" wp14:anchorId="7F3F89BC" wp14:editId="4393E4B0">
                  <wp:extent cx="4448175" cy="1495425"/>
                  <wp:effectExtent l="0" t="0" r="0" b="9525"/>
                  <wp:docPr id="22840748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tc>
      </w:tr>
    </w:tbl>
    <w:p w14:paraId="5A456AFB" w14:textId="342608D5" w:rsidR="000D03FD" w:rsidRPr="00BB1BDA" w:rsidRDefault="000D03FD" w:rsidP="00455E59">
      <w:pPr>
        <w:rPr>
          <w:rFonts w:ascii="Open Sans" w:hAnsi="Open Sans" w:cs="Open Sans"/>
        </w:rPr>
      </w:pPr>
    </w:p>
    <w:p w14:paraId="66092E33" w14:textId="5AD5CD16" w:rsidR="007B5AA5" w:rsidRPr="00BB1BDA" w:rsidRDefault="00E575A7">
      <w:pPr>
        <w:rPr>
          <w:rFonts w:ascii="Open Sans" w:hAnsi="Open Sans" w:cs="Open Sans"/>
        </w:rPr>
      </w:pPr>
      <w:bookmarkStart w:id="10" w:name="_Hlk69254326"/>
      <w:r w:rsidRPr="00BB1BDA">
        <w:rPr>
          <w:rFonts w:ascii="Open Sans" w:hAnsi="Open Sans" w:cs="Open Sans"/>
          <w:b/>
          <w:bCs/>
        </w:rPr>
        <w:lastRenderedPageBreak/>
        <w:t xml:space="preserve">Part </w:t>
      </w:r>
      <w:r w:rsidR="007B5AA5" w:rsidRPr="00BB1BDA">
        <w:rPr>
          <w:rFonts w:ascii="Open Sans" w:hAnsi="Open Sans" w:cs="Open Sans"/>
          <w:b/>
          <w:bCs/>
        </w:rPr>
        <w:t>4</w:t>
      </w:r>
    </w:p>
    <w:p w14:paraId="179F946E" w14:textId="5BB5355D" w:rsidR="006D6983" w:rsidRPr="00BB1BDA" w:rsidRDefault="006D6983" w:rsidP="006542A8">
      <w:pPr>
        <w:rPr>
          <w:rFonts w:ascii="Open Sans" w:hAnsi="Open Sans" w:cs="Open Sans"/>
        </w:rPr>
      </w:pPr>
      <w:r w:rsidRPr="00BB1BDA">
        <w:rPr>
          <w:rFonts w:ascii="Open Sans" w:hAnsi="Open Sans" w:cs="Open Sans"/>
        </w:rPr>
        <w:t xml:space="preserve">You must perform a hash calculation on the </w:t>
      </w:r>
      <w:r w:rsidRPr="00BB1BDA">
        <w:rPr>
          <w:rFonts w:ascii="Open Sans" w:hAnsi="Open Sans" w:cs="Open Sans"/>
          <w:b/>
          <w:bCs/>
        </w:rPr>
        <w:t>“ICT30120_BSBXCS303_LHO_StaffInformation</w:t>
      </w:r>
      <w:r w:rsidR="00D146C8">
        <w:rPr>
          <w:rFonts w:ascii="Open Sans" w:hAnsi="Open Sans" w:cs="Open Sans"/>
          <w:b/>
          <w:bCs/>
        </w:rPr>
        <w:t>”</w:t>
      </w:r>
      <w:r w:rsidRPr="00BB1BDA">
        <w:rPr>
          <w:rFonts w:ascii="Open Sans" w:hAnsi="Open Sans" w:cs="Open Sans"/>
        </w:rPr>
        <w:t xml:space="preserve"> </w:t>
      </w:r>
      <w:r w:rsidR="00B8036C">
        <w:rPr>
          <w:rFonts w:ascii="Open Sans" w:hAnsi="Open Sans" w:cs="Open Sans"/>
        </w:rPr>
        <w:t xml:space="preserve">document </w:t>
      </w:r>
      <w:r w:rsidRPr="00BB1BDA">
        <w:rPr>
          <w:rFonts w:ascii="Open Sans" w:hAnsi="Open Sans" w:cs="Open Sans"/>
        </w:rPr>
        <w:t xml:space="preserve">using </w:t>
      </w:r>
      <w:r w:rsidR="00026B59">
        <w:rPr>
          <w:rFonts w:ascii="Open Sans" w:hAnsi="Open Sans" w:cs="Open Sans"/>
        </w:rPr>
        <w:t xml:space="preserve">a hashing algorithm, for example </w:t>
      </w:r>
      <w:r w:rsidRPr="00BB1BDA">
        <w:rPr>
          <w:rFonts w:ascii="Open Sans" w:hAnsi="Open Sans" w:cs="Open Sans"/>
        </w:rPr>
        <w:t>SHA512</w:t>
      </w:r>
      <w:r w:rsidR="00026B59">
        <w:rPr>
          <w:rFonts w:ascii="Open Sans" w:hAnsi="Open Sans" w:cs="Open Sans"/>
        </w:rPr>
        <w:t>. T</w:t>
      </w:r>
      <w:r w:rsidRPr="00BB1BDA">
        <w:rPr>
          <w:rFonts w:ascii="Open Sans" w:hAnsi="Open Sans" w:cs="Open Sans"/>
        </w:rPr>
        <w:t xml:space="preserve">hen transfer the file into the encrypted shared folder you created in </w:t>
      </w:r>
      <w:r w:rsidRPr="00BB1BDA">
        <w:rPr>
          <w:rFonts w:ascii="Open Sans" w:hAnsi="Open Sans" w:cs="Open Sans"/>
          <w:b/>
          <w:bCs/>
        </w:rPr>
        <w:t>Part 3</w:t>
      </w:r>
      <w:r w:rsidRPr="00BB1BDA">
        <w:rPr>
          <w:rFonts w:ascii="Open Sans" w:hAnsi="Open Sans" w:cs="Open Sans"/>
        </w:rPr>
        <w:t xml:space="preserve"> and run the hash calculation again to ensure data integrity after the transfer.</w:t>
      </w:r>
    </w:p>
    <w:p w14:paraId="596A71BF" w14:textId="53F3FA37" w:rsidR="00BB1BDA" w:rsidRPr="00BB1BDA" w:rsidRDefault="00BB1BDA" w:rsidP="00BB1BDA">
      <w:pPr>
        <w:rPr>
          <w:rFonts w:ascii="Open Sans" w:hAnsi="Open Sans" w:cs="Open Sans"/>
        </w:rPr>
      </w:pPr>
      <w:r w:rsidRPr="00BB1BDA">
        <w:rPr>
          <w:rFonts w:ascii="Open Sans" w:hAnsi="Open Sans" w:cs="Open Sans"/>
        </w:rPr>
        <w:t>In your Windows 10 Virtual Machine, use one of the two following methods:</w:t>
      </w:r>
    </w:p>
    <w:p w14:paraId="639A83FA" w14:textId="77777777" w:rsidR="00BB1BDA" w:rsidRPr="00BB1BDA" w:rsidRDefault="00BB1BDA" w:rsidP="00BB1BDA">
      <w:pPr>
        <w:pStyle w:val="ListParagraph"/>
        <w:numPr>
          <w:ilvl w:val="0"/>
          <w:numId w:val="40"/>
        </w:numPr>
        <w:rPr>
          <w:rFonts w:ascii="Open Sans" w:hAnsi="Open Sans" w:cs="Open Sans"/>
        </w:rPr>
      </w:pPr>
      <w:r w:rsidRPr="00BB1BDA">
        <w:rPr>
          <w:rFonts w:ascii="Open Sans" w:hAnsi="Open Sans" w:cs="Open Sans"/>
        </w:rPr>
        <w:t xml:space="preserve">a third-party tool such as </w:t>
      </w:r>
      <w:hyperlink r:id="rId36" w:history="1">
        <w:r w:rsidRPr="00BB1BDA">
          <w:rPr>
            <w:rStyle w:val="Hyperlink"/>
            <w:rFonts w:ascii="Open Sans" w:hAnsi="Open Sans" w:cs="Open Sans"/>
          </w:rPr>
          <w:t>7Zip</w:t>
        </w:r>
      </w:hyperlink>
      <w:r w:rsidRPr="00BB1BDA">
        <w:rPr>
          <w:rFonts w:ascii="Open Sans" w:hAnsi="Open Sans" w:cs="Open Sans"/>
        </w:rPr>
        <w:t xml:space="preserve"> and </w:t>
      </w:r>
      <w:hyperlink r:id="rId37" w:history="1">
        <w:proofErr w:type="spellStart"/>
        <w:r w:rsidRPr="00BB1BDA">
          <w:rPr>
            <w:rStyle w:val="Hyperlink"/>
            <w:rFonts w:ascii="Open Sans" w:hAnsi="Open Sans" w:cs="Open Sans"/>
          </w:rPr>
          <w:t>HashCalc</w:t>
        </w:r>
        <w:proofErr w:type="spellEnd"/>
      </w:hyperlink>
      <w:r w:rsidRPr="00BB1BDA">
        <w:rPr>
          <w:rFonts w:ascii="Open Sans" w:hAnsi="Open Sans" w:cs="Open Sans"/>
        </w:rPr>
        <w:t xml:space="preserve"> or,</w:t>
      </w:r>
    </w:p>
    <w:p w14:paraId="108F02C8" w14:textId="51CD2A8B" w:rsidR="00BB1BDA" w:rsidRDefault="00BB1BDA" w:rsidP="006542A8">
      <w:pPr>
        <w:pStyle w:val="ListParagraph"/>
        <w:numPr>
          <w:ilvl w:val="0"/>
          <w:numId w:val="40"/>
        </w:numPr>
        <w:rPr>
          <w:rFonts w:ascii="Open Sans" w:hAnsi="Open Sans" w:cs="Open Sans"/>
        </w:rPr>
      </w:pPr>
      <w:r w:rsidRPr="00BB1BDA">
        <w:rPr>
          <w:rFonts w:ascii="Open Sans" w:hAnsi="Open Sans" w:cs="Open Sans"/>
        </w:rPr>
        <w:t xml:space="preserve">a terminal emulator such as </w:t>
      </w:r>
      <w:hyperlink r:id="rId38" w:history="1">
        <w:r w:rsidRPr="00BB1BDA">
          <w:rPr>
            <w:rStyle w:val="Hyperlink"/>
            <w:rFonts w:ascii="Open Sans" w:hAnsi="Open Sans" w:cs="Open Sans"/>
          </w:rPr>
          <w:t>PowerShell</w:t>
        </w:r>
      </w:hyperlink>
      <w:r w:rsidRPr="00BB1BDA">
        <w:rPr>
          <w:rFonts w:ascii="Open Sans" w:hAnsi="Open Sans" w:cs="Open Sans"/>
        </w:rPr>
        <w:t>.</w:t>
      </w:r>
    </w:p>
    <w:p w14:paraId="46E5F6B4" w14:textId="2A2BD76A" w:rsidR="00026B59" w:rsidRPr="00026B59" w:rsidRDefault="00026B59" w:rsidP="00026B59">
      <w:pPr>
        <w:rPr>
          <w:rFonts w:ascii="Open Sans" w:hAnsi="Open Sans" w:cs="Open Sans"/>
        </w:rPr>
      </w:pPr>
      <w:r>
        <w:rPr>
          <w:rFonts w:ascii="Open Sans" w:hAnsi="Open Sans" w:cs="Open Sans"/>
        </w:rPr>
        <w:t>Ensure to include visual evidence of the files hash before the transfer, and after the transfer is complete, multiple screenshots will be required.</w:t>
      </w:r>
    </w:p>
    <w:tbl>
      <w:tblPr>
        <w:tblStyle w:val="TableGrid"/>
        <w:tblW w:w="0" w:type="auto"/>
        <w:tblInd w:w="108" w:type="dxa"/>
        <w:tblLook w:val="04A0" w:firstRow="1" w:lastRow="0" w:firstColumn="1" w:lastColumn="0" w:noHBand="0" w:noVBand="1"/>
      </w:tblPr>
      <w:tblGrid>
        <w:gridCol w:w="1719"/>
        <w:gridCol w:w="8593"/>
      </w:tblGrid>
      <w:tr w:rsidR="00361130" w:rsidRPr="00BB1BDA" w14:paraId="29FE8F26" w14:textId="77777777" w:rsidTr="0072244E">
        <w:trPr>
          <w:trHeight w:val="3350"/>
        </w:trPr>
        <w:tc>
          <w:tcPr>
            <w:tcW w:w="2122" w:type="dxa"/>
            <w:shd w:val="clear" w:color="auto" w:fill="D9D9D9" w:themeFill="background1" w:themeFillShade="D9"/>
          </w:tcPr>
          <w:p w14:paraId="14EE6DB5" w14:textId="77777777" w:rsidR="0072244E" w:rsidRPr="00BB1BDA" w:rsidRDefault="0072244E">
            <w:pPr>
              <w:ind w:right="423"/>
              <w:rPr>
                <w:rFonts w:ascii="Open Sans" w:eastAsia="Times New Roman" w:hAnsi="Open Sans" w:cs="Open Sans"/>
                <w:b/>
                <w:bCs/>
                <w:kern w:val="0"/>
                <w:szCs w:val="22"/>
                <w:lang w:eastAsia="en-US" w:bidi="ar-SA"/>
              </w:rPr>
            </w:pPr>
            <w:r w:rsidRPr="00BB1BDA">
              <w:rPr>
                <w:rFonts w:ascii="Open Sans" w:eastAsia="Times New Roman" w:hAnsi="Open Sans" w:cs="Open Sans"/>
                <w:b/>
                <w:bCs/>
                <w:noProof/>
                <w:kern w:val="0"/>
                <w:szCs w:val="22"/>
                <w:lang w:eastAsia="en-US" w:bidi="ar-SA"/>
              </w:rPr>
              <w:t>Screenshot(s)</w:t>
            </w:r>
          </w:p>
          <w:p w14:paraId="19F38183" w14:textId="77777777" w:rsidR="0072244E" w:rsidRPr="00BB1BDA" w:rsidRDefault="0072244E">
            <w:pPr>
              <w:ind w:right="423"/>
              <w:rPr>
                <w:rFonts w:ascii="Open Sans" w:eastAsia="Times New Roman" w:hAnsi="Open Sans" w:cs="Open Sans"/>
                <w:b/>
                <w:bCs/>
                <w:kern w:val="0"/>
                <w:szCs w:val="22"/>
                <w:lang w:eastAsia="en-US" w:bidi="ar-SA"/>
              </w:rPr>
            </w:pPr>
          </w:p>
        </w:tc>
        <w:tc>
          <w:tcPr>
            <w:tcW w:w="8190" w:type="dxa"/>
          </w:tcPr>
          <w:p w14:paraId="47EA54A9" w14:textId="77777777" w:rsidR="0072244E" w:rsidRPr="00BB1BDA" w:rsidRDefault="0072244E">
            <w:pPr>
              <w:ind w:right="423"/>
              <w:rPr>
                <w:rFonts w:ascii="Open Sans" w:eastAsia="Times New Roman" w:hAnsi="Open Sans" w:cs="Open Sans"/>
                <w:kern w:val="0"/>
                <w:szCs w:val="22"/>
                <w:lang w:eastAsia="en-US" w:bidi="ar-SA"/>
              </w:rPr>
            </w:pPr>
          </w:p>
          <w:p w14:paraId="4634B5DF" w14:textId="52475BE3" w:rsidR="0072244E" w:rsidRPr="00BB1BDA" w:rsidRDefault="009C2A7F">
            <w:pPr>
              <w:ind w:right="423"/>
              <w:rPr>
                <w:rFonts w:ascii="Open Sans" w:eastAsia="Times New Roman" w:hAnsi="Open Sans" w:cs="Open Sans"/>
                <w:kern w:val="0"/>
                <w:szCs w:val="22"/>
                <w:lang w:eastAsia="en-US" w:bidi="ar-SA"/>
              </w:rPr>
            </w:pPr>
            <w:r>
              <w:rPr>
                <w:noProof/>
              </w:rPr>
              <w:drawing>
                <wp:inline distT="0" distB="0" distL="0" distR="0" wp14:anchorId="169CE464" wp14:editId="6316AE34">
                  <wp:extent cx="5205344" cy="2928133"/>
                  <wp:effectExtent l="0" t="0" r="0" b="5715"/>
                  <wp:docPr id="18021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56318" name=""/>
                          <pic:cNvPicPr/>
                        </pic:nvPicPr>
                        <pic:blipFill>
                          <a:blip r:embed="rId39"/>
                          <a:stretch>
                            <a:fillRect/>
                          </a:stretch>
                        </pic:blipFill>
                        <pic:spPr>
                          <a:xfrm>
                            <a:off x="0" y="0"/>
                            <a:ext cx="5256045" cy="2956653"/>
                          </a:xfrm>
                          <a:prstGeom prst="rect">
                            <a:avLst/>
                          </a:prstGeom>
                        </pic:spPr>
                      </pic:pic>
                    </a:graphicData>
                  </a:graphic>
                </wp:inline>
              </w:drawing>
            </w:r>
          </w:p>
          <w:p w14:paraId="70058C1C" w14:textId="445D6B4E" w:rsidR="0072244E" w:rsidRPr="00BB1BDA" w:rsidRDefault="00361130">
            <w:pPr>
              <w:ind w:right="423"/>
              <w:rPr>
                <w:rFonts w:ascii="Open Sans" w:eastAsia="Times New Roman" w:hAnsi="Open Sans" w:cs="Open Sans"/>
                <w:kern w:val="0"/>
                <w:szCs w:val="22"/>
                <w:lang w:eastAsia="en-US" w:bidi="ar-SA"/>
              </w:rPr>
            </w:pPr>
            <w:r>
              <w:rPr>
                <w:noProof/>
              </w:rPr>
              <w:lastRenderedPageBreak/>
              <w:drawing>
                <wp:inline distT="0" distB="0" distL="0" distR="0" wp14:anchorId="4EEA6295" wp14:editId="234587E8">
                  <wp:extent cx="5137305" cy="2889860"/>
                  <wp:effectExtent l="0" t="0" r="6350" b="6350"/>
                  <wp:docPr id="178490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09843" name=""/>
                          <pic:cNvPicPr/>
                        </pic:nvPicPr>
                        <pic:blipFill>
                          <a:blip r:embed="rId40"/>
                          <a:stretch>
                            <a:fillRect/>
                          </a:stretch>
                        </pic:blipFill>
                        <pic:spPr>
                          <a:xfrm>
                            <a:off x="0" y="0"/>
                            <a:ext cx="5170473" cy="2908518"/>
                          </a:xfrm>
                          <a:prstGeom prst="rect">
                            <a:avLst/>
                          </a:prstGeom>
                        </pic:spPr>
                      </pic:pic>
                    </a:graphicData>
                  </a:graphic>
                </wp:inline>
              </w:drawing>
            </w:r>
          </w:p>
          <w:p w14:paraId="7E384DB9" w14:textId="488AD6FE" w:rsidR="0072244E" w:rsidRPr="00BB1BDA" w:rsidRDefault="00D17639">
            <w:pPr>
              <w:ind w:right="423"/>
              <w:rPr>
                <w:rFonts w:ascii="Open Sans" w:eastAsia="Times New Roman" w:hAnsi="Open Sans" w:cs="Open Sans"/>
                <w:kern w:val="0"/>
                <w:szCs w:val="22"/>
                <w:lang w:eastAsia="en-US" w:bidi="ar-SA"/>
              </w:rPr>
            </w:pPr>
            <w:r>
              <w:rPr>
                <w:noProof/>
              </w:rPr>
              <w:drawing>
                <wp:inline distT="0" distB="0" distL="0" distR="0" wp14:anchorId="1166A86A" wp14:editId="2A57B1B1">
                  <wp:extent cx="6479540" cy="3644900"/>
                  <wp:effectExtent l="0" t="0" r="0" b="0"/>
                  <wp:docPr id="24472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24923" name=""/>
                          <pic:cNvPicPr/>
                        </pic:nvPicPr>
                        <pic:blipFill>
                          <a:blip r:embed="rId41"/>
                          <a:stretch>
                            <a:fillRect/>
                          </a:stretch>
                        </pic:blipFill>
                        <pic:spPr>
                          <a:xfrm>
                            <a:off x="0" y="0"/>
                            <a:ext cx="6479540" cy="3644900"/>
                          </a:xfrm>
                          <a:prstGeom prst="rect">
                            <a:avLst/>
                          </a:prstGeom>
                        </pic:spPr>
                      </pic:pic>
                    </a:graphicData>
                  </a:graphic>
                </wp:inline>
              </w:drawing>
            </w:r>
          </w:p>
          <w:p w14:paraId="20F868A7" w14:textId="77777777" w:rsidR="0072244E" w:rsidRPr="00BB1BDA" w:rsidRDefault="0072244E">
            <w:pPr>
              <w:ind w:right="423"/>
              <w:rPr>
                <w:rFonts w:ascii="Open Sans" w:eastAsia="Times New Roman" w:hAnsi="Open Sans" w:cs="Open Sans"/>
                <w:kern w:val="0"/>
                <w:szCs w:val="22"/>
                <w:lang w:eastAsia="en-US" w:bidi="ar-SA"/>
              </w:rPr>
            </w:pPr>
          </w:p>
          <w:p w14:paraId="72682946" w14:textId="7F40AE6A" w:rsidR="0072244E" w:rsidRPr="001B503F" w:rsidRDefault="001B503F">
            <w:pPr>
              <w:ind w:right="423"/>
              <w:rPr>
                <w:rFonts w:ascii="Open Sans" w:eastAsia="Times New Roman" w:hAnsi="Open Sans" w:cs="Open Sans"/>
                <w:color w:val="00B050"/>
                <w:kern w:val="0"/>
                <w:szCs w:val="22"/>
                <w:lang w:eastAsia="en-US" w:bidi="ar-SA"/>
              </w:rPr>
            </w:pPr>
            <w:r w:rsidRPr="001B503F">
              <w:rPr>
                <w:rFonts w:ascii="Open Sans" w:eastAsia="Times New Roman" w:hAnsi="Open Sans" w:cs="Open Sans"/>
                <w:color w:val="00B050"/>
                <w:kern w:val="0"/>
                <w:szCs w:val="22"/>
                <w:lang w:eastAsia="en-US" w:bidi="ar-SA"/>
              </w:rPr>
              <w:t>Before and after hashes match</w:t>
            </w:r>
          </w:p>
          <w:p w14:paraId="2DBC4061" w14:textId="7E2323E7" w:rsidR="0072244E" w:rsidRPr="00BB1BDA" w:rsidRDefault="001B503F" w:rsidP="001B503F">
            <w:pPr>
              <w:ind w:right="423"/>
              <w:rPr>
                <w:rFonts w:ascii="Open Sans" w:eastAsia="Times New Roman" w:hAnsi="Open Sans" w:cs="Open Sans"/>
                <w:kern w:val="0"/>
                <w:szCs w:val="22"/>
                <w:lang w:eastAsia="en-US" w:bidi="ar-SA"/>
              </w:rPr>
            </w:pPr>
            <w:r w:rsidRPr="001B503F">
              <w:rPr>
                <w:rFonts w:ascii="Open Sans" w:eastAsia="Times New Roman" w:hAnsi="Open Sans" w:cs="Open Sans"/>
                <w:color w:val="E36C0A" w:themeColor="accent6" w:themeShade="BF"/>
                <w:kern w:val="0"/>
                <w:szCs w:val="22"/>
                <w:lang w:eastAsia="en-US" w:bidi="ar-SA"/>
              </w:rPr>
              <w:t>Requirement is for SHA512</w:t>
            </w:r>
          </w:p>
        </w:tc>
      </w:tr>
      <w:bookmarkEnd w:id="10"/>
    </w:tbl>
    <w:p w14:paraId="473A3398" w14:textId="7ACFFFC1" w:rsidR="002A0A90" w:rsidRPr="00BB1BDA" w:rsidRDefault="002A0A90" w:rsidP="00455E59">
      <w:pPr>
        <w:rPr>
          <w:rFonts w:ascii="Open Sans" w:hAnsi="Open Sans" w:cs="Open Sans"/>
        </w:rPr>
      </w:pPr>
    </w:p>
    <w:p w14:paraId="664ED058" w14:textId="7A3B9526" w:rsidR="007B5AA5" w:rsidRPr="00BB1BDA" w:rsidRDefault="00E575A7">
      <w:pPr>
        <w:rPr>
          <w:rFonts w:ascii="Open Sans" w:hAnsi="Open Sans" w:cs="Open Sans"/>
        </w:rPr>
      </w:pPr>
      <w:bookmarkStart w:id="11" w:name="_Hlk69254337"/>
      <w:r w:rsidRPr="00BB1BDA">
        <w:rPr>
          <w:rFonts w:ascii="Open Sans" w:hAnsi="Open Sans" w:cs="Open Sans"/>
          <w:b/>
          <w:bCs/>
        </w:rPr>
        <w:t xml:space="preserve">Part </w:t>
      </w:r>
      <w:r w:rsidR="007B5AA5" w:rsidRPr="00BB1BDA">
        <w:rPr>
          <w:rFonts w:ascii="Open Sans" w:hAnsi="Open Sans" w:cs="Open Sans"/>
          <w:b/>
          <w:bCs/>
        </w:rPr>
        <w:t>5</w:t>
      </w:r>
      <w:r w:rsidR="007B5AA5" w:rsidRPr="00BB1BDA">
        <w:rPr>
          <w:rFonts w:ascii="Open Sans" w:hAnsi="Open Sans" w:cs="Open Sans"/>
        </w:rPr>
        <w:t xml:space="preserve"> </w:t>
      </w:r>
    </w:p>
    <w:p w14:paraId="789BAC89" w14:textId="77777777" w:rsidR="007B5AA5" w:rsidRPr="00BB1BDA" w:rsidRDefault="007B5AA5" w:rsidP="006542A8">
      <w:pPr>
        <w:rPr>
          <w:rFonts w:ascii="Open Sans" w:hAnsi="Open Sans" w:cs="Open Sans"/>
        </w:rPr>
      </w:pPr>
      <w:r w:rsidRPr="00BB1BDA">
        <w:rPr>
          <w:rFonts w:ascii="Open Sans" w:hAnsi="Open Sans" w:cs="Open Sans"/>
        </w:rPr>
        <w:t>You are required to explain an attack that would compromise the integrity of sensitive data.</w:t>
      </w:r>
    </w:p>
    <w:p w14:paraId="07370B8B" w14:textId="025E7E34" w:rsidR="007B5AA5" w:rsidRPr="00BB1BDA" w:rsidRDefault="005247C6" w:rsidP="005247C6">
      <w:pPr>
        <w:rPr>
          <w:rFonts w:ascii="Open Sans" w:hAnsi="Open Sans" w:cs="Open Sans"/>
        </w:rPr>
      </w:pPr>
      <w:r w:rsidRPr="00BB1BDA">
        <w:rPr>
          <w:rFonts w:ascii="Open Sans" w:hAnsi="Open Sans" w:cs="Open Sans"/>
        </w:rPr>
        <w:t>You then must demonstrate s</w:t>
      </w:r>
      <w:r w:rsidR="007B5AA5" w:rsidRPr="00BB1BDA">
        <w:rPr>
          <w:rFonts w:ascii="Open Sans" w:hAnsi="Open Sans" w:cs="Open Sans"/>
        </w:rPr>
        <w:t>et</w:t>
      </w:r>
      <w:r w:rsidRPr="00BB1BDA">
        <w:rPr>
          <w:rFonts w:ascii="Open Sans" w:hAnsi="Open Sans" w:cs="Open Sans"/>
        </w:rPr>
        <w:t>ting</w:t>
      </w:r>
      <w:r w:rsidR="007B5AA5" w:rsidRPr="00BB1BDA">
        <w:rPr>
          <w:rFonts w:ascii="Open Sans" w:hAnsi="Open Sans" w:cs="Open Sans"/>
        </w:rPr>
        <w:t xml:space="preserve"> up file change audits</w:t>
      </w:r>
      <w:r w:rsidRPr="00BB1BDA">
        <w:rPr>
          <w:rFonts w:ascii="Open Sans" w:hAnsi="Open Sans" w:cs="Open Sans"/>
        </w:rPr>
        <w:t xml:space="preserve"> via your Windows 10 Virtual Machine. This is</w:t>
      </w:r>
      <w:r w:rsidR="007B5AA5" w:rsidRPr="00BB1BDA">
        <w:rPr>
          <w:rFonts w:ascii="Open Sans" w:hAnsi="Open Sans" w:cs="Open Sans"/>
        </w:rPr>
        <w:t xml:space="preserve"> to keep </w:t>
      </w:r>
      <w:r w:rsidR="006D6983" w:rsidRPr="00BB1BDA">
        <w:rPr>
          <w:rFonts w:ascii="Open Sans" w:hAnsi="Open Sans" w:cs="Open Sans"/>
        </w:rPr>
        <w:t xml:space="preserve">track </w:t>
      </w:r>
      <w:r w:rsidR="007B5AA5" w:rsidRPr="00BB1BDA">
        <w:rPr>
          <w:rFonts w:ascii="Open Sans" w:hAnsi="Open Sans" w:cs="Open Sans"/>
        </w:rPr>
        <w:t xml:space="preserve">of changes made to the sensitive data file used in </w:t>
      </w:r>
      <w:r w:rsidR="00C972DC" w:rsidRPr="00BB1BDA">
        <w:rPr>
          <w:rFonts w:ascii="Open Sans" w:hAnsi="Open Sans" w:cs="Open Sans"/>
          <w:b/>
          <w:bCs/>
        </w:rPr>
        <w:t>Part</w:t>
      </w:r>
      <w:r w:rsidR="007B5AA5" w:rsidRPr="00BB1BDA">
        <w:rPr>
          <w:rFonts w:ascii="Open Sans" w:hAnsi="Open Sans" w:cs="Open Sans"/>
          <w:b/>
          <w:bCs/>
        </w:rPr>
        <w:t xml:space="preserve"> 4</w:t>
      </w:r>
      <w:r w:rsidR="007B5AA5" w:rsidRPr="00BB1BDA">
        <w:rPr>
          <w:rFonts w:ascii="Open Sans" w:hAnsi="Open Sans" w:cs="Open Sans"/>
        </w:rPr>
        <w:t xml:space="preserve"> to report if attacks have </w:t>
      </w:r>
      <w:r w:rsidR="007B5AA5" w:rsidRPr="00BB1BDA">
        <w:rPr>
          <w:rFonts w:ascii="Open Sans" w:hAnsi="Open Sans" w:cs="Open Sans"/>
        </w:rPr>
        <w:lastRenderedPageBreak/>
        <w:t>occurred</w:t>
      </w:r>
      <w:r w:rsidRPr="00BB1BDA">
        <w:rPr>
          <w:rFonts w:ascii="Open Sans" w:hAnsi="Open Sans" w:cs="Open Sans"/>
        </w:rPr>
        <w:t>. Provide screenshots as evidence of completion:</w:t>
      </w:r>
    </w:p>
    <w:tbl>
      <w:tblPr>
        <w:tblStyle w:val="TableGrid"/>
        <w:tblW w:w="0" w:type="auto"/>
        <w:tblInd w:w="108" w:type="dxa"/>
        <w:tblLook w:val="04A0" w:firstRow="1" w:lastRow="0" w:firstColumn="1" w:lastColumn="0" w:noHBand="0" w:noVBand="1"/>
      </w:tblPr>
      <w:tblGrid>
        <w:gridCol w:w="2031"/>
        <w:gridCol w:w="8281"/>
      </w:tblGrid>
      <w:tr w:rsidR="00C93687" w:rsidRPr="00BB1BDA" w14:paraId="3E02AF53" w14:textId="77777777">
        <w:trPr>
          <w:trHeight w:val="3350"/>
        </w:trPr>
        <w:tc>
          <w:tcPr>
            <w:tcW w:w="1701" w:type="dxa"/>
            <w:shd w:val="clear" w:color="auto" w:fill="D9D9D9" w:themeFill="background1" w:themeFillShade="D9"/>
          </w:tcPr>
          <w:p w14:paraId="0C2C271F" w14:textId="77777777" w:rsidR="00C93687" w:rsidRPr="00BB1BDA" w:rsidRDefault="00C93687">
            <w:pPr>
              <w:ind w:right="423"/>
              <w:rPr>
                <w:rFonts w:ascii="Open Sans" w:eastAsia="Times New Roman" w:hAnsi="Open Sans" w:cs="Open Sans"/>
                <w:b/>
                <w:bCs/>
                <w:kern w:val="0"/>
                <w:szCs w:val="22"/>
                <w:lang w:eastAsia="en-US" w:bidi="ar-SA"/>
              </w:rPr>
            </w:pPr>
            <w:r w:rsidRPr="00BB1BDA">
              <w:rPr>
                <w:rFonts w:ascii="Open Sans" w:hAnsi="Open Sans" w:cs="Open Sans"/>
                <w:b/>
                <w:bCs/>
              </w:rPr>
              <w:t xml:space="preserve">Explanation </w:t>
            </w:r>
          </w:p>
          <w:p w14:paraId="14E58850" w14:textId="77777777" w:rsidR="00C93687" w:rsidRPr="00BB1BDA" w:rsidRDefault="00C93687">
            <w:pPr>
              <w:ind w:right="423"/>
              <w:rPr>
                <w:rFonts w:ascii="Open Sans" w:eastAsia="Times New Roman" w:hAnsi="Open Sans" w:cs="Open Sans"/>
                <w:b/>
                <w:bCs/>
                <w:kern w:val="0"/>
                <w:szCs w:val="22"/>
                <w:lang w:eastAsia="en-US" w:bidi="ar-SA"/>
              </w:rPr>
            </w:pPr>
          </w:p>
          <w:p w14:paraId="44AB1371" w14:textId="77777777" w:rsidR="00C93687" w:rsidRPr="00BB1BDA" w:rsidRDefault="00C93687">
            <w:pPr>
              <w:ind w:right="423"/>
              <w:rPr>
                <w:rFonts w:ascii="Open Sans" w:eastAsia="Times New Roman" w:hAnsi="Open Sans" w:cs="Open Sans"/>
                <w:b/>
                <w:bCs/>
                <w:kern w:val="0"/>
                <w:szCs w:val="22"/>
                <w:lang w:eastAsia="en-US" w:bidi="ar-SA"/>
              </w:rPr>
            </w:pPr>
          </w:p>
          <w:p w14:paraId="7215C099" w14:textId="77777777" w:rsidR="00C93687" w:rsidRPr="00BB1BDA" w:rsidRDefault="00C93687">
            <w:pPr>
              <w:ind w:right="423"/>
              <w:rPr>
                <w:rFonts w:ascii="Open Sans" w:eastAsia="Times New Roman" w:hAnsi="Open Sans" w:cs="Open Sans"/>
                <w:b/>
                <w:bCs/>
                <w:kern w:val="0"/>
                <w:szCs w:val="22"/>
                <w:lang w:eastAsia="en-US" w:bidi="ar-SA"/>
              </w:rPr>
            </w:pPr>
          </w:p>
          <w:p w14:paraId="478A92A9" w14:textId="77777777" w:rsidR="00C93687" w:rsidRPr="00BB1BDA" w:rsidRDefault="00C93687">
            <w:pPr>
              <w:ind w:right="423"/>
              <w:rPr>
                <w:rFonts w:ascii="Open Sans" w:eastAsia="Times New Roman" w:hAnsi="Open Sans" w:cs="Open Sans"/>
                <w:b/>
                <w:bCs/>
                <w:kern w:val="0"/>
                <w:szCs w:val="22"/>
                <w:lang w:eastAsia="en-US" w:bidi="ar-SA"/>
              </w:rPr>
            </w:pPr>
          </w:p>
          <w:p w14:paraId="2A293895" w14:textId="77777777" w:rsidR="00C93687" w:rsidRPr="00BB1BDA" w:rsidRDefault="00C93687">
            <w:pPr>
              <w:ind w:right="423"/>
              <w:rPr>
                <w:rFonts w:ascii="Open Sans" w:eastAsia="Times New Roman" w:hAnsi="Open Sans" w:cs="Open Sans"/>
                <w:b/>
                <w:bCs/>
                <w:kern w:val="0"/>
                <w:szCs w:val="22"/>
                <w:lang w:eastAsia="en-US" w:bidi="ar-SA"/>
              </w:rPr>
            </w:pPr>
          </w:p>
          <w:p w14:paraId="0A6C8825" w14:textId="77777777" w:rsidR="00C93687" w:rsidRPr="00BB1BDA" w:rsidRDefault="00C93687">
            <w:pPr>
              <w:ind w:right="423"/>
              <w:rPr>
                <w:rFonts w:ascii="Open Sans" w:eastAsia="Times New Roman" w:hAnsi="Open Sans" w:cs="Open Sans"/>
                <w:b/>
                <w:bCs/>
                <w:kern w:val="0"/>
                <w:szCs w:val="22"/>
                <w:lang w:eastAsia="en-US" w:bidi="ar-SA"/>
              </w:rPr>
            </w:pPr>
          </w:p>
          <w:p w14:paraId="00AFA905" w14:textId="77777777" w:rsidR="00C93687" w:rsidRPr="00BB1BDA" w:rsidRDefault="00C93687">
            <w:pPr>
              <w:ind w:right="423"/>
              <w:rPr>
                <w:rFonts w:ascii="Open Sans" w:eastAsia="Times New Roman" w:hAnsi="Open Sans" w:cs="Open Sans"/>
                <w:b/>
                <w:bCs/>
                <w:kern w:val="0"/>
                <w:szCs w:val="22"/>
                <w:lang w:eastAsia="en-US" w:bidi="ar-SA"/>
              </w:rPr>
            </w:pPr>
          </w:p>
        </w:tc>
        <w:tc>
          <w:tcPr>
            <w:tcW w:w="8611" w:type="dxa"/>
          </w:tcPr>
          <w:p w14:paraId="21AFF57F" w14:textId="77777777" w:rsidR="00C93687" w:rsidRDefault="00984C02">
            <w:pPr>
              <w:ind w:right="423"/>
              <w:rPr>
                <w:rFonts w:ascii="Open Sans" w:eastAsia="Times New Roman" w:hAnsi="Open Sans" w:cs="Open Sans"/>
                <w:kern w:val="0"/>
                <w:szCs w:val="22"/>
                <w:lang w:eastAsia="en-US" w:bidi="ar-SA"/>
              </w:rPr>
            </w:pPr>
            <w:r>
              <w:rPr>
                <w:rFonts w:ascii="Open Sans" w:eastAsia="Times New Roman" w:hAnsi="Open Sans" w:cs="Open Sans"/>
                <w:kern w:val="0"/>
                <w:szCs w:val="22"/>
                <w:lang w:eastAsia="en-US" w:bidi="ar-SA"/>
              </w:rPr>
              <w:t xml:space="preserve">A </w:t>
            </w:r>
            <w:r w:rsidR="000601DA">
              <w:rPr>
                <w:rFonts w:ascii="Open Sans" w:eastAsia="Times New Roman" w:hAnsi="Open Sans" w:cs="Open Sans"/>
                <w:kern w:val="0"/>
                <w:szCs w:val="22"/>
                <w:lang w:eastAsia="en-US" w:bidi="ar-SA"/>
              </w:rPr>
              <w:t>social engineering</w:t>
            </w:r>
            <w:r>
              <w:rPr>
                <w:rFonts w:ascii="Open Sans" w:eastAsia="Times New Roman" w:hAnsi="Open Sans" w:cs="Open Sans"/>
                <w:kern w:val="0"/>
                <w:szCs w:val="22"/>
                <w:lang w:eastAsia="en-US" w:bidi="ar-SA"/>
              </w:rPr>
              <w:t xml:space="preserve"> </w:t>
            </w:r>
            <w:r w:rsidR="000C3DD4">
              <w:rPr>
                <w:rFonts w:ascii="Open Sans" w:eastAsia="Times New Roman" w:hAnsi="Open Sans" w:cs="Open Sans"/>
                <w:kern w:val="0"/>
                <w:szCs w:val="22"/>
                <w:lang w:eastAsia="en-US" w:bidi="ar-SA"/>
              </w:rPr>
              <w:t xml:space="preserve">attack </w:t>
            </w:r>
            <w:r w:rsidR="00DA1D9A">
              <w:rPr>
                <w:rFonts w:ascii="Open Sans" w:eastAsia="Times New Roman" w:hAnsi="Open Sans" w:cs="Open Sans"/>
                <w:kern w:val="0"/>
                <w:szCs w:val="22"/>
                <w:lang w:eastAsia="en-US" w:bidi="ar-SA"/>
              </w:rPr>
              <w:t xml:space="preserve">is where </w:t>
            </w:r>
            <w:r w:rsidR="000601DA">
              <w:rPr>
                <w:rFonts w:ascii="Open Sans" w:eastAsia="Times New Roman" w:hAnsi="Open Sans" w:cs="Open Sans"/>
                <w:kern w:val="0"/>
                <w:szCs w:val="22"/>
                <w:lang w:eastAsia="en-US" w:bidi="ar-SA"/>
              </w:rPr>
              <w:t xml:space="preserve">a hacker attempts to gain access to </w:t>
            </w:r>
            <w:r w:rsidR="00831DB6">
              <w:rPr>
                <w:rFonts w:ascii="Open Sans" w:eastAsia="Times New Roman" w:hAnsi="Open Sans" w:cs="Open Sans"/>
                <w:kern w:val="0"/>
                <w:szCs w:val="22"/>
                <w:lang w:eastAsia="en-US" w:bidi="ar-SA"/>
              </w:rPr>
              <w:t xml:space="preserve">a system through social engineer. One of the most </w:t>
            </w:r>
            <w:r w:rsidR="004C61FA">
              <w:rPr>
                <w:rFonts w:ascii="Open Sans" w:eastAsia="Times New Roman" w:hAnsi="Open Sans" w:cs="Open Sans"/>
                <w:kern w:val="0"/>
                <w:szCs w:val="22"/>
                <w:lang w:eastAsia="en-US" w:bidi="ar-SA"/>
              </w:rPr>
              <w:t>well-known</w:t>
            </w:r>
            <w:r w:rsidR="00831DB6">
              <w:rPr>
                <w:rFonts w:ascii="Open Sans" w:eastAsia="Times New Roman" w:hAnsi="Open Sans" w:cs="Open Sans"/>
                <w:kern w:val="0"/>
                <w:szCs w:val="22"/>
                <w:lang w:eastAsia="en-US" w:bidi="ar-SA"/>
              </w:rPr>
              <w:t xml:space="preserve"> </w:t>
            </w:r>
            <w:r w:rsidR="00897D44">
              <w:rPr>
                <w:rFonts w:ascii="Open Sans" w:eastAsia="Times New Roman" w:hAnsi="Open Sans" w:cs="Open Sans"/>
                <w:kern w:val="0"/>
                <w:szCs w:val="22"/>
                <w:lang w:eastAsia="en-US" w:bidi="ar-SA"/>
              </w:rPr>
              <w:t xml:space="preserve">types of social engineering attack is phishing. </w:t>
            </w:r>
            <w:r w:rsidR="00592CFA">
              <w:rPr>
                <w:rFonts w:ascii="Open Sans" w:eastAsia="Times New Roman" w:hAnsi="Open Sans" w:cs="Open Sans"/>
                <w:kern w:val="0"/>
                <w:szCs w:val="22"/>
                <w:lang w:eastAsia="en-US" w:bidi="ar-SA"/>
              </w:rPr>
              <w:t>Phishing is where someone attempts to gain access through a</w:t>
            </w:r>
            <w:r w:rsidR="005F32D9">
              <w:rPr>
                <w:rFonts w:ascii="Open Sans" w:eastAsia="Times New Roman" w:hAnsi="Open Sans" w:cs="Open Sans"/>
                <w:kern w:val="0"/>
                <w:szCs w:val="22"/>
                <w:lang w:eastAsia="en-US" w:bidi="ar-SA"/>
              </w:rPr>
              <w:t>n</w:t>
            </w:r>
            <w:r w:rsidR="00592CFA">
              <w:rPr>
                <w:rFonts w:ascii="Open Sans" w:eastAsia="Times New Roman" w:hAnsi="Open Sans" w:cs="Open Sans"/>
                <w:kern w:val="0"/>
                <w:szCs w:val="22"/>
                <w:lang w:eastAsia="en-US" w:bidi="ar-SA"/>
              </w:rPr>
              <w:t xml:space="preserve"> </w:t>
            </w:r>
            <w:r w:rsidR="005F32D9">
              <w:rPr>
                <w:rFonts w:ascii="Open Sans" w:eastAsia="Times New Roman" w:hAnsi="Open Sans" w:cs="Open Sans"/>
                <w:kern w:val="0"/>
                <w:szCs w:val="22"/>
                <w:lang w:eastAsia="en-US" w:bidi="ar-SA"/>
              </w:rPr>
              <w:t>email</w:t>
            </w:r>
            <w:r w:rsidR="00141359">
              <w:rPr>
                <w:rFonts w:ascii="Open Sans" w:eastAsia="Times New Roman" w:hAnsi="Open Sans" w:cs="Open Sans"/>
                <w:kern w:val="0"/>
                <w:szCs w:val="22"/>
                <w:lang w:eastAsia="en-US" w:bidi="ar-SA"/>
              </w:rPr>
              <w:t xml:space="preserve">, either by pretending to be </w:t>
            </w:r>
            <w:r w:rsidR="00CF329D">
              <w:rPr>
                <w:rFonts w:ascii="Open Sans" w:eastAsia="Times New Roman" w:hAnsi="Open Sans" w:cs="Open Sans"/>
                <w:kern w:val="0"/>
                <w:szCs w:val="22"/>
                <w:lang w:eastAsia="en-US" w:bidi="ar-SA"/>
              </w:rPr>
              <w:t xml:space="preserve">someone the victim trusts, or by attaching malware to the email. Some good ways to prevent these sorts of attacks is by making sure that your employees are trained to recognise such attacks. </w:t>
            </w:r>
          </w:p>
          <w:p w14:paraId="315D8E10" w14:textId="77777777" w:rsidR="001B503F" w:rsidRDefault="001B503F">
            <w:pPr>
              <w:ind w:right="423"/>
              <w:rPr>
                <w:rFonts w:ascii="Open Sans" w:eastAsia="Times New Roman" w:hAnsi="Open Sans" w:cs="Open Sans"/>
                <w:color w:val="E36C0A" w:themeColor="accent6" w:themeShade="BF"/>
                <w:kern w:val="0"/>
                <w:szCs w:val="22"/>
                <w:lang w:eastAsia="en-US" w:bidi="ar-SA"/>
              </w:rPr>
            </w:pPr>
            <w:r w:rsidRPr="001B503F">
              <w:rPr>
                <w:rFonts w:ascii="Open Sans" w:eastAsia="Times New Roman" w:hAnsi="Open Sans" w:cs="Open Sans"/>
                <w:color w:val="E36C0A" w:themeColor="accent6" w:themeShade="BF"/>
                <w:kern w:val="0"/>
                <w:szCs w:val="22"/>
                <w:lang w:eastAsia="en-US" w:bidi="ar-SA"/>
              </w:rPr>
              <w:t>Good answer but not to this question</w:t>
            </w:r>
            <w:r>
              <w:rPr>
                <w:rFonts w:ascii="Open Sans" w:eastAsia="Times New Roman" w:hAnsi="Open Sans" w:cs="Open Sans"/>
                <w:color w:val="E36C0A" w:themeColor="accent6" w:themeShade="BF"/>
                <w:kern w:val="0"/>
                <w:szCs w:val="22"/>
                <w:lang w:eastAsia="en-US" w:bidi="ar-SA"/>
              </w:rPr>
              <w:t>.</w:t>
            </w:r>
          </w:p>
          <w:p w14:paraId="6A833332" w14:textId="77777777" w:rsidR="001B503F" w:rsidRPr="001B503F" w:rsidRDefault="001B503F">
            <w:pPr>
              <w:ind w:right="423"/>
              <w:rPr>
                <w:rFonts w:ascii="Open Sans" w:eastAsia="Times New Roman" w:hAnsi="Open Sans" w:cs="Open Sans"/>
                <w:color w:val="E36C0A" w:themeColor="accent6" w:themeShade="BF"/>
                <w:kern w:val="0"/>
                <w:szCs w:val="22"/>
                <w:lang w:eastAsia="en-US" w:bidi="ar-SA"/>
              </w:rPr>
            </w:pPr>
            <w:r w:rsidRPr="001B503F">
              <w:rPr>
                <w:rFonts w:ascii="Open Sans" w:eastAsia="Times New Roman" w:hAnsi="Open Sans" w:cs="Open Sans"/>
                <w:color w:val="E36C0A" w:themeColor="accent6" w:themeShade="BF"/>
                <w:kern w:val="0"/>
                <w:szCs w:val="22"/>
                <w:lang w:eastAsia="en-US" w:bidi="ar-SA"/>
              </w:rPr>
              <w:t>Explain what data integrity is?</w:t>
            </w:r>
          </w:p>
          <w:p w14:paraId="3C0F681C" w14:textId="77777777" w:rsidR="001B503F" w:rsidRPr="001B503F" w:rsidRDefault="001B503F">
            <w:pPr>
              <w:ind w:right="423"/>
              <w:rPr>
                <w:rFonts w:ascii="Open Sans" w:eastAsia="Times New Roman" w:hAnsi="Open Sans" w:cs="Open Sans"/>
                <w:color w:val="E36C0A" w:themeColor="accent6" w:themeShade="BF"/>
                <w:kern w:val="0"/>
                <w:szCs w:val="22"/>
                <w:lang w:eastAsia="en-US" w:bidi="ar-SA"/>
              </w:rPr>
            </w:pPr>
            <w:r w:rsidRPr="001B503F">
              <w:rPr>
                <w:rFonts w:ascii="Open Sans" w:eastAsia="Times New Roman" w:hAnsi="Open Sans" w:cs="Open Sans"/>
                <w:color w:val="E36C0A" w:themeColor="accent6" w:themeShade="BF"/>
                <w:kern w:val="0"/>
                <w:szCs w:val="22"/>
                <w:lang w:eastAsia="en-US" w:bidi="ar-SA"/>
              </w:rPr>
              <w:t>Explain how hashes provide that a file has integrity.</w:t>
            </w:r>
          </w:p>
          <w:p w14:paraId="6DF3D36B" w14:textId="52B3F62C" w:rsidR="001B503F" w:rsidRPr="00BB1BDA" w:rsidRDefault="001B503F">
            <w:pPr>
              <w:ind w:right="423"/>
              <w:rPr>
                <w:rFonts w:ascii="Open Sans" w:eastAsia="Times New Roman" w:hAnsi="Open Sans" w:cs="Open Sans"/>
                <w:kern w:val="0"/>
                <w:szCs w:val="22"/>
                <w:lang w:eastAsia="en-US" w:bidi="ar-SA"/>
              </w:rPr>
            </w:pPr>
            <w:r w:rsidRPr="001B503F">
              <w:rPr>
                <w:rFonts w:ascii="Open Sans" w:eastAsia="Times New Roman" w:hAnsi="Open Sans" w:cs="Open Sans"/>
                <w:color w:val="E36C0A" w:themeColor="accent6" w:themeShade="BF"/>
                <w:kern w:val="0"/>
                <w:szCs w:val="22"/>
                <w:lang w:eastAsia="en-US" w:bidi="ar-SA"/>
              </w:rPr>
              <w:t>Describe an attack that attempts to make unauthorised changes to files – it often uses the techniques you describe above to do this</w:t>
            </w:r>
            <w:r>
              <w:rPr>
                <w:rFonts w:ascii="Open Sans" w:eastAsia="Times New Roman" w:hAnsi="Open Sans" w:cs="Open Sans"/>
                <w:color w:val="E36C0A" w:themeColor="accent6" w:themeShade="BF"/>
                <w:kern w:val="0"/>
                <w:szCs w:val="22"/>
                <w:lang w:eastAsia="en-US" w:bidi="ar-SA"/>
              </w:rPr>
              <w:t>, what happens when a file has unauthorised changes?</w:t>
            </w:r>
          </w:p>
        </w:tc>
      </w:tr>
      <w:tr w:rsidR="00C93687" w:rsidRPr="00BB1BDA" w14:paraId="6629D905" w14:textId="77777777">
        <w:trPr>
          <w:trHeight w:val="3350"/>
        </w:trPr>
        <w:tc>
          <w:tcPr>
            <w:tcW w:w="1701" w:type="dxa"/>
            <w:shd w:val="clear" w:color="auto" w:fill="D9D9D9" w:themeFill="background1" w:themeFillShade="D9"/>
          </w:tcPr>
          <w:p w14:paraId="080CE77C" w14:textId="77777777" w:rsidR="00C93687" w:rsidRPr="00BB1BDA" w:rsidRDefault="00C93687">
            <w:pPr>
              <w:ind w:right="423"/>
              <w:rPr>
                <w:rFonts w:ascii="Open Sans" w:eastAsia="Times New Roman" w:hAnsi="Open Sans" w:cs="Open Sans"/>
                <w:b/>
                <w:bCs/>
                <w:kern w:val="0"/>
                <w:szCs w:val="22"/>
                <w:lang w:eastAsia="en-US" w:bidi="ar-SA"/>
              </w:rPr>
            </w:pPr>
            <w:r w:rsidRPr="00BB1BDA">
              <w:rPr>
                <w:rFonts w:ascii="Open Sans" w:eastAsia="Times New Roman" w:hAnsi="Open Sans" w:cs="Open Sans"/>
                <w:b/>
                <w:bCs/>
                <w:noProof/>
                <w:kern w:val="0"/>
                <w:szCs w:val="22"/>
                <w:lang w:eastAsia="en-US" w:bidi="ar-SA"/>
              </w:rPr>
              <w:t>Screenshot(s)</w:t>
            </w:r>
          </w:p>
          <w:p w14:paraId="72193BD6" w14:textId="77777777" w:rsidR="00C93687" w:rsidRPr="00BB1BDA" w:rsidRDefault="00C93687">
            <w:pPr>
              <w:ind w:right="423"/>
              <w:rPr>
                <w:rFonts w:ascii="Open Sans" w:eastAsia="Times New Roman" w:hAnsi="Open Sans" w:cs="Open Sans"/>
                <w:b/>
                <w:bCs/>
                <w:kern w:val="0"/>
                <w:szCs w:val="22"/>
                <w:lang w:eastAsia="en-US" w:bidi="ar-SA"/>
              </w:rPr>
            </w:pPr>
          </w:p>
        </w:tc>
        <w:tc>
          <w:tcPr>
            <w:tcW w:w="8611" w:type="dxa"/>
          </w:tcPr>
          <w:p w14:paraId="6ABE673E" w14:textId="77777777" w:rsidR="00123A36" w:rsidRDefault="00153595">
            <w:pPr>
              <w:ind w:right="423"/>
              <w:rPr>
                <w:rFonts w:ascii="Open Sans" w:eastAsia="Times New Roman" w:hAnsi="Open Sans" w:cs="Open Sans"/>
                <w:kern w:val="0"/>
                <w:szCs w:val="22"/>
                <w:lang w:eastAsia="en-US" w:bidi="ar-SA"/>
              </w:rPr>
            </w:pPr>
            <w:r>
              <w:rPr>
                <w:noProof/>
              </w:rPr>
              <w:drawing>
                <wp:inline distT="0" distB="0" distL="0" distR="0" wp14:anchorId="4AE98166" wp14:editId="531EEF79">
                  <wp:extent cx="5107940" cy="2873341"/>
                  <wp:effectExtent l="0" t="0" r="0" b="3810"/>
                  <wp:docPr id="128709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94166" name=""/>
                          <pic:cNvPicPr/>
                        </pic:nvPicPr>
                        <pic:blipFill>
                          <a:blip r:embed="rId42"/>
                          <a:stretch>
                            <a:fillRect/>
                          </a:stretch>
                        </pic:blipFill>
                        <pic:spPr>
                          <a:xfrm>
                            <a:off x="0" y="0"/>
                            <a:ext cx="5117664" cy="2878811"/>
                          </a:xfrm>
                          <a:prstGeom prst="rect">
                            <a:avLst/>
                          </a:prstGeom>
                        </pic:spPr>
                      </pic:pic>
                    </a:graphicData>
                  </a:graphic>
                </wp:inline>
              </w:drawing>
            </w:r>
          </w:p>
          <w:p w14:paraId="5DA31438" w14:textId="61D2AC85" w:rsidR="002B0131" w:rsidRPr="002B0131" w:rsidRDefault="002B0131">
            <w:pPr>
              <w:ind w:right="423"/>
              <w:rPr>
                <w:rFonts w:ascii="Open Sans" w:eastAsia="Times New Roman" w:hAnsi="Open Sans" w:cs="Open Sans"/>
                <w:kern w:val="0"/>
                <w:szCs w:val="22"/>
                <w:lang w:eastAsia="en-US" w:bidi="ar-SA"/>
              </w:rPr>
            </w:pPr>
          </w:p>
          <w:p w14:paraId="16A5C0F4" w14:textId="5A00D6E7" w:rsidR="001D5FDD" w:rsidRPr="001D5FDD" w:rsidRDefault="00123A36" w:rsidP="001D5FDD">
            <w:pPr>
              <w:rPr>
                <w:b/>
                <w:bCs/>
                <w:color w:val="E36C0A" w:themeColor="accent6" w:themeShade="BF"/>
              </w:rPr>
            </w:pPr>
            <w:r>
              <w:rPr>
                <w:noProof/>
              </w:rPr>
              <w:lastRenderedPageBreak/>
              <w:drawing>
                <wp:inline distT="0" distB="0" distL="0" distR="0" wp14:anchorId="6A8072E7" wp14:editId="46353B5D">
                  <wp:extent cx="5062220" cy="2847623"/>
                  <wp:effectExtent l="0" t="0" r="5080" b="0"/>
                  <wp:docPr id="124471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7402" name=""/>
                          <pic:cNvPicPr/>
                        </pic:nvPicPr>
                        <pic:blipFill>
                          <a:blip r:embed="rId43"/>
                          <a:stretch>
                            <a:fillRect/>
                          </a:stretch>
                        </pic:blipFill>
                        <pic:spPr>
                          <a:xfrm>
                            <a:off x="0" y="0"/>
                            <a:ext cx="5075867" cy="2855300"/>
                          </a:xfrm>
                          <a:prstGeom prst="rect">
                            <a:avLst/>
                          </a:prstGeom>
                        </pic:spPr>
                      </pic:pic>
                    </a:graphicData>
                  </a:graphic>
                </wp:inline>
              </w:drawing>
            </w:r>
            <w:bookmarkStart w:id="12" w:name="_Hlk179988181"/>
            <w:r w:rsidR="001D5FDD" w:rsidRPr="00975AC7">
              <w:rPr>
                <w:b/>
                <w:bCs/>
                <w:color w:val="0070C0"/>
              </w:rPr>
              <w:t xml:space="preserve"> </w:t>
            </w:r>
            <w:r w:rsidR="001D5FDD" w:rsidRPr="001D5FDD">
              <w:rPr>
                <w:b/>
                <w:bCs/>
                <w:color w:val="E36C0A" w:themeColor="accent6" w:themeShade="BF"/>
              </w:rPr>
              <w:t>Screenshots required:</w:t>
            </w:r>
          </w:p>
          <w:p w14:paraId="6FE81319" w14:textId="77777777" w:rsidR="001D5FDD" w:rsidRPr="001D5FDD" w:rsidRDefault="001D5FDD" w:rsidP="001D5FDD">
            <w:pPr>
              <w:pStyle w:val="ListParagraph"/>
              <w:widowControl/>
              <w:numPr>
                <w:ilvl w:val="0"/>
                <w:numId w:val="45"/>
              </w:numPr>
              <w:suppressAutoHyphens w:val="0"/>
              <w:spacing w:before="0" w:after="160" w:line="259" w:lineRule="auto"/>
              <w:rPr>
                <w:i/>
                <w:iCs/>
                <w:color w:val="E36C0A" w:themeColor="accent6" w:themeShade="BF"/>
                <w:szCs w:val="24"/>
              </w:rPr>
            </w:pPr>
            <w:r w:rsidRPr="001D5FDD">
              <w:rPr>
                <w:i/>
                <w:iCs/>
                <w:color w:val="E36C0A" w:themeColor="accent6" w:themeShade="BF"/>
                <w:szCs w:val="24"/>
              </w:rPr>
              <w:t>Screenshot of the local security policy for object access showing success and failure ticked.</w:t>
            </w:r>
          </w:p>
          <w:p w14:paraId="3531AAB5" w14:textId="77777777" w:rsidR="001D5FDD" w:rsidRPr="001D5FDD" w:rsidRDefault="001D5FDD" w:rsidP="001D5FDD">
            <w:pPr>
              <w:pStyle w:val="ListParagraph"/>
              <w:widowControl/>
              <w:numPr>
                <w:ilvl w:val="0"/>
                <w:numId w:val="45"/>
              </w:numPr>
              <w:suppressAutoHyphens w:val="0"/>
              <w:spacing w:before="0" w:after="160" w:line="259" w:lineRule="auto"/>
              <w:rPr>
                <w:i/>
                <w:iCs/>
                <w:color w:val="E36C0A" w:themeColor="accent6" w:themeShade="BF"/>
                <w:szCs w:val="24"/>
              </w:rPr>
            </w:pPr>
            <w:r w:rsidRPr="001D5FDD">
              <w:rPr>
                <w:i/>
                <w:iCs/>
                <w:color w:val="E36C0A" w:themeColor="accent6" w:themeShade="BF"/>
                <w:szCs w:val="24"/>
              </w:rPr>
              <w:t>Screenshot of properties, advanced, auditing on the folder that is getting audited.</w:t>
            </w:r>
          </w:p>
          <w:p w14:paraId="4D197EFF" w14:textId="08CEC903" w:rsidR="001B503F" w:rsidRPr="001D5FDD" w:rsidRDefault="001D5FDD" w:rsidP="001D5FDD">
            <w:pPr>
              <w:pStyle w:val="ListParagraph"/>
              <w:widowControl/>
              <w:numPr>
                <w:ilvl w:val="0"/>
                <w:numId w:val="45"/>
              </w:numPr>
              <w:suppressAutoHyphens w:val="0"/>
              <w:spacing w:before="0" w:after="160" w:line="259" w:lineRule="auto"/>
              <w:rPr>
                <w:i/>
                <w:iCs/>
                <w:color w:val="0070C0"/>
                <w:szCs w:val="24"/>
              </w:rPr>
            </w:pPr>
            <w:r w:rsidRPr="001D5FDD">
              <w:rPr>
                <w:i/>
                <w:iCs/>
                <w:color w:val="E36C0A" w:themeColor="accent6" w:themeShade="BF"/>
                <w:szCs w:val="24"/>
              </w:rPr>
              <w:t>Screenshot of log in event viewer showing the user accessing the folder (4663 ID or 5145)</w:t>
            </w:r>
            <w:bookmarkEnd w:id="12"/>
          </w:p>
        </w:tc>
      </w:tr>
      <w:bookmarkEnd w:id="11"/>
    </w:tbl>
    <w:p w14:paraId="1FA78F92" w14:textId="77777777" w:rsidR="006542A8" w:rsidRDefault="006542A8">
      <w:pPr>
        <w:rPr>
          <w:rFonts w:ascii="Open Sans" w:hAnsi="Open Sans" w:cs="Open Sans"/>
          <w:b/>
          <w:bCs/>
        </w:rPr>
      </w:pPr>
    </w:p>
    <w:p w14:paraId="78521A12" w14:textId="77777777" w:rsidR="00123A36" w:rsidRPr="00BB1BDA" w:rsidRDefault="00123A36">
      <w:pPr>
        <w:rPr>
          <w:rFonts w:ascii="Open Sans" w:hAnsi="Open Sans" w:cs="Open Sans"/>
          <w:b/>
          <w:bCs/>
        </w:rPr>
      </w:pPr>
    </w:p>
    <w:p w14:paraId="0EF8EE81" w14:textId="7379B87D" w:rsidR="007B5AA5" w:rsidRPr="00BB1BDA" w:rsidRDefault="00E575A7">
      <w:pPr>
        <w:rPr>
          <w:rFonts w:ascii="Open Sans" w:hAnsi="Open Sans" w:cs="Open Sans"/>
          <w:b/>
          <w:bCs/>
        </w:rPr>
      </w:pPr>
      <w:r w:rsidRPr="00BB1BDA">
        <w:rPr>
          <w:rFonts w:ascii="Open Sans" w:hAnsi="Open Sans" w:cs="Open Sans"/>
          <w:b/>
          <w:bCs/>
        </w:rPr>
        <w:t xml:space="preserve">Part </w:t>
      </w:r>
      <w:r w:rsidR="007B5AA5" w:rsidRPr="00BB1BDA">
        <w:rPr>
          <w:rFonts w:ascii="Open Sans" w:hAnsi="Open Sans" w:cs="Open Sans"/>
          <w:b/>
          <w:bCs/>
        </w:rPr>
        <w:t>6</w:t>
      </w:r>
    </w:p>
    <w:p w14:paraId="7EE289A6" w14:textId="77777777" w:rsidR="007B5AA5" w:rsidRPr="00BB1BDA" w:rsidRDefault="007B5AA5" w:rsidP="006542A8">
      <w:pPr>
        <w:rPr>
          <w:rFonts w:ascii="Open Sans" w:hAnsi="Open Sans" w:cs="Open Sans"/>
        </w:rPr>
      </w:pPr>
      <w:r w:rsidRPr="00BB1BDA">
        <w:rPr>
          <w:rFonts w:ascii="Open Sans" w:hAnsi="Open Sans" w:cs="Open Sans"/>
        </w:rPr>
        <w:t>You are required to explain how you can keep the data integrity intact and secure during transport and at the off-site location.</w:t>
      </w:r>
    </w:p>
    <w:p w14:paraId="6173715D" w14:textId="5E486586" w:rsidR="007F007D" w:rsidRPr="00BB1BDA" w:rsidRDefault="007F007D" w:rsidP="006542A8">
      <w:pPr>
        <w:rPr>
          <w:rFonts w:ascii="Open Sans" w:hAnsi="Open Sans" w:cs="Open Sans"/>
        </w:rPr>
      </w:pPr>
      <w:r w:rsidRPr="00BB1BDA">
        <w:rPr>
          <w:rFonts w:ascii="Open Sans" w:hAnsi="Open Sans" w:cs="Open Sans"/>
        </w:rPr>
        <w:t xml:space="preserve">You then must demonstrate and provide screenshots for </w:t>
      </w:r>
      <w:r w:rsidR="007B5AA5" w:rsidRPr="00BB1BDA">
        <w:rPr>
          <w:rFonts w:ascii="Open Sans" w:hAnsi="Open Sans" w:cs="Open Sans"/>
        </w:rPr>
        <w:t>back</w:t>
      </w:r>
      <w:r w:rsidRPr="00BB1BDA">
        <w:rPr>
          <w:rFonts w:ascii="Open Sans" w:hAnsi="Open Sans" w:cs="Open Sans"/>
        </w:rPr>
        <w:t xml:space="preserve">ing up </w:t>
      </w:r>
      <w:r w:rsidR="007B5AA5" w:rsidRPr="00BB1BDA">
        <w:rPr>
          <w:rFonts w:ascii="Open Sans" w:hAnsi="Open Sans" w:cs="Open Sans"/>
        </w:rPr>
        <w:t xml:space="preserve">the encrypted folder created in </w:t>
      </w:r>
      <w:r w:rsidR="00C972DC" w:rsidRPr="00BB1BDA">
        <w:rPr>
          <w:rFonts w:ascii="Open Sans" w:hAnsi="Open Sans" w:cs="Open Sans"/>
          <w:b/>
          <w:bCs/>
        </w:rPr>
        <w:t>Part</w:t>
      </w:r>
      <w:r w:rsidR="007B5AA5" w:rsidRPr="00BB1BDA">
        <w:rPr>
          <w:rFonts w:ascii="Open Sans" w:hAnsi="Open Sans" w:cs="Open Sans"/>
          <w:b/>
          <w:bCs/>
        </w:rPr>
        <w:t xml:space="preserve"> 3</w:t>
      </w:r>
      <w:r w:rsidR="00BC6224" w:rsidRPr="00BB1BDA">
        <w:rPr>
          <w:rFonts w:ascii="Open Sans" w:hAnsi="Open Sans" w:cs="Open Sans"/>
        </w:rPr>
        <w:t xml:space="preserve"> according to organisational procedures “</w:t>
      </w:r>
      <w:r w:rsidR="00827AAB" w:rsidRPr="00BB1BDA">
        <w:rPr>
          <w:rFonts w:ascii="Open Sans" w:hAnsi="Open Sans" w:cs="Open Sans"/>
          <w:b/>
          <w:bCs/>
        </w:rPr>
        <w:t>ICT30120</w:t>
      </w:r>
      <w:r w:rsidR="00BC6224" w:rsidRPr="00BB1BDA">
        <w:rPr>
          <w:rFonts w:ascii="Open Sans" w:hAnsi="Open Sans" w:cs="Open Sans"/>
          <w:b/>
          <w:bCs/>
        </w:rPr>
        <w:t>_BSBXCS303_LHO_AnytownMarketingPolicies</w:t>
      </w:r>
      <w:r w:rsidR="00BC6224" w:rsidRPr="00BB1BDA">
        <w:rPr>
          <w:rFonts w:ascii="Open Sans" w:hAnsi="Open Sans" w:cs="Open Sans"/>
        </w:rPr>
        <w:t>”</w:t>
      </w:r>
      <w:r w:rsidR="007B5AA5" w:rsidRPr="00BB1BDA">
        <w:rPr>
          <w:rFonts w:ascii="Open Sans" w:hAnsi="Open Sans" w:cs="Open Sans"/>
        </w:rPr>
        <w:t>. This</w:t>
      </w:r>
      <w:r w:rsidR="00F50939" w:rsidRPr="00BB1BDA">
        <w:rPr>
          <w:rFonts w:ascii="Open Sans" w:hAnsi="Open Sans" w:cs="Open Sans"/>
        </w:rPr>
        <w:t xml:space="preserve"> is</w:t>
      </w:r>
      <w:r w:rsidR="007B5AA5" w:rsidRPr="00BB1BDA">
        <w:rPr>
          <w:rFonts w:ascii="Open Sans" w:hAnsi="Open Sans" w:cs="Open Sans"/>
        </w:rPr>
        <w:t xml:space="preserve"> required to be backed up to removable storage for transport and storage off-site</w:t>
      </w:r>
      <w:r w:rsidR="00F50939" w:rsidRPr="00BB1BDA">
        <w:rPr>
          <w:rFonts w:ascii="Open Sans" w:hAnsi="Open Sans" w:cs="Open Sans"/>
        </w:rPr>
        <w:t xml:space="preserve">. </w:t>
      </w:r>
    </w:p>
    <w:p w14:paraId="2AFF9DCC" w14:textId="76AEF0B6" w:rsidR="007F007D" w:rsidRPr="00BB1BDA" w:rsidRDefault="007F007D" w:rsidP="007F007D">
      <w:pPr>
        <w:rPr>
          <w:rFonts w:ascii="Open Sans" w:hAnsi="Open Sans" w:cs="Open Sans"/>
        </w:rPr>
      </w:pPr>
      <w:r w:rsidRPr="00BB1BDA">
        <w:rPr>
          <w:rFonts w:ascii="Open Sans" w:hAnsi="Open Sans" w:cs="Open Sans"/>
        </w:rPr>
        <w:t xml:space="preserve">In your Windows 10 Virtual Machine, add a </w:t>
      </w:r>
      <w:hyperlink r:id="rId44" w:history="1">
        <w:r w:rsidRPr="00BB1BDA">
          <w:rPr>
            <w:rStyle w:val="Hyperlink"/>
            <w:rFonts w:ascii="Open Sans" w:hAnsi="Open Sans" w:cs="Open Sans"/>
          </w:rPr>
          <w:t>Virtual Hard Drive</w:t>
        </w:r>
      </w:hyperlink>
      <w:r w:rsidRPr="00BB1BDA">
        <w:rPr>
          <w:rFonts w:ascii="Open Sans" w:hAnsi="Open Sans" w:cs="Open Sans"/>
        </w:rPr>
        <w:t xml:space="preserve">, </w:t>
      </w:r>
      <w:r w:rsidR="00BB1BDA" w:rsidRPr="00BB1BDA">
        <w:rPr>
          <w:rFonts w:ascii="Open Sans" w:hAnsi="Open Sans" w:cs="Open Sans"/>
        </w:rPr>
        <w:t xml:space="preserve">then </w:t>
      </w:r>
      <w:r w:rsidRPr="00BB1BDA">
        <w:rPr>
          <w:rFonts w:ascii="Open Sans" w:hAnsi="Open Sans" w:cs="Open Sans"/>
        </w:rPr>
        <w:t>us</w:t>
      </w:r>
      <w:r w:rsidR="00BB1BDA" w:rsidRPr="00BB1BDA">
        <w:rPr>
          <w:rFonts w:ascii="Open Sans" w:hAnsi="Open Sans" w:cs="Open Sans"/>
        </w:rPr>
        <w:t>e</w:t>
      </w:r>
      <w:r w:rsidRPr="00BB1BDA">
        <w:rPr>
          <w:rFonts w:ascii="Open Sans" w:hAnsi="Open Sans" w:cs="Open Sans"/>
        </w:rPr>
        <w:t xml:space="preserve"> one of the two following methods</w:t>
      </w:r>
      <w:r w:rsidR="00BB1BDA" w:rsidRPr="00BB1BDA">
        <w:rPr>
          <w:rFonts w:ascii="Open Sans" w:hAnsi="Open Sans" w:cs="Open Sans"/>
        </w:rPr>
        <w:t xml:space="preserve"> to backup data</w:t>
      </w:r>
      <w:r w:rsidRPr="00BB1BDA">
        <w:rPr>
          <w:rFonts w:ascii="Open Sans" w:hAnsi="Open Sans" w:cs="Open Sans"/>
        </w:rPr>
        <w:t>:</w:t>
      </w:r>
    </w:p>
    <w:p w14:paraId="2A2248FB" w14:textId="0D0141FA" w:rsidR="007F007D" w:rsidRPr="00BB1BDA" w:rsidRDefault="007F007D" w:rsidP="007F007D">
      <w:pPr>
        <w:pStyle w:val="ListParagraph"/>
        <w:numPr>
          <w:ilvl w:val="0"/>
          <w:numId w:val="42"/>
        </w:numPr>
        <w:rPr>
          <w:rFonts w:ascii="Open Sans" w:hAnsi="Open Sans" w:cs="Open Sans"/>
        </w:rPr>
      </w:pPr>
      <w:r w:rsidRPr="00BB1BDA">
        <w:rPr>
          <w:rFonts w:ascii="Open Sans" w:hAnsi="Open Sans" w:cs="Open Sans"/>
        </w:rPr>
        <w:t>Backup and Restore (Windows 7) or,</w:t>
      </w:r>
    </w:p>
    <w:p w14:paraId="2FE507AD" w14:textId="4B84F474" w:rsidR="00F50939" w:rsidRPr="00BB1BDA" w:rsidRDefault="007F007D" w:rsidP="006542A8">
      <w:pPr>
        <w:pStyle w:val="ListParagraph"/>
        <w:numPr>
          <w:ilvl w:val="0"/>
          <w:numId w:val="42"/>
        </w:numPr>
        <w:rPr>
          <w:rFonts w:ascii="Open Sans" w:hAnsi="Open Sans" w:cs="Open Sans"/>
        </w:rPr>
      </w:pPr>
      <w:r w:rsidRPr="00BB1BDA">
        <w:rPr>
          <w:rFonts w:ascii="Open Sans" w:hAnsi="Open Sans" w:cs="Open Sans"/>
        </w:rPr>
        <w:t xml:space="preserve">a third-party tool such as </w:t>
      </w:r>
      <w:hyperlink r:id="rId45" w:history="1">
        <w:proofErr w:type="spellStart"/>
        <w:r w:rsidRPr="00BB1BDA">
          <w:rPr>
            <w:rStyle w:val="Hyperlink"/>
            <w:rFonts w:ascii="Open Sans" w:hAnsi="Open Sans" w:cs="Open Sans"/>
          </w:rPr>
          <w:t>FreeFileSync</w:t>
        </w:r>
        <w:proofErr w:type="spellEnd"/>
      </w:hyperlink>
      <w:r w:rsidRPr="00BB1BDA">
        <w:rPr>
          <w:rFonts w:ascii="Open Sans" w:hAnsi="Open Sans" w:cs="Open Sans"/>
        </w:rPr>
        <w:t>.</w:t>
      </w:r>
    </w:p>
    <w:tbl>
      <w:tblPr>
        <w:tblStyle w:val="TableGrid"/>
        <w:tblW w:w="0" w:type="auto"/>
        <w:tblInd w:w="108" w:type="dxa"/>
        <w:tblLook w:val="04A0" w:firstRow="1" w:lastRow="0" w:firstColumn="1" w:lastColumn="0" w:noHBand="0" w:noVBand="1"/>
      </w:tblPr>
      <w:tblGrid>
        <w:gridCol w:w="1719"/>
        <w:gridCol w:w="8593"/>
      </w:tblGrid>
      <w:tr w:rsidR="00C93687" w:rsidRPr="00BB1BDA" w14:paraId="6FDDCBA6" w14:textId="77777777">
        <w:trPr>
          <w:trHeight w:val="3350"/>
        </w:trPr>
        <w:tc>
          <w:tcPr>
            <w:tcW w:w="1701" w:type="dxa"/>
            <w:shd w:val="clear" w:color="auto" w:fill="D9D9D9" w:themeFill="background1" w:themeFillShade="D9"/>
          </w:tcPr>
          <w:p w14:paraId="7863489A" w14:textId="77777777" w:rsidR="00C93687" w:rsidRPr="00BB1BDA" w:rsidRDefault="00C93687">
            <w:pPr>
              <w:ind w:right="423"/>
              <w:rPr>
                <w:rFonts w:ascii="Open Sans" w:eastAsia="Times New Roman" w:hAnsi="Open Sans" w:cs="Open Sans"/>
                <w:b/>
                <w:bCs/>
                <w:kern w:val="0"/>
                <w:szCs w:val="22"/>
                <w:lang w:eastAsia="en-US" w:bidi="ar-SA"/>
              </w:rPr>
            </w:pPr>
            <w:r w:rsidRPr="00BB1BDA">
              <w:rPr>
                <w:rFonts w:ascii="Open Sans" w:hAnsi="Open Sans" w:cs="Open Sans"/>
                <w:b/>
                <w:bCs/>
              </w:rPr>
              <w:lastRenderedPageBreak/>
              <w:t xml:space="preserve">Explanation </w:t>
            </w:r>
          </w:p>
          <w:p w14:paraId="13E53961" w14:textId="77777777" w:rsidR="00C93687" w:rsidRPr="00BB1BDA" w:rsidRDefault="00C93687">
            <w:pPr>
              <w:ind w:right="423"/>
              <w:rPr>
                <w:rFonts w:ascii="Open Sans" w:eastAsia="Times New Roman" w:hAnsi="Open Sans" w:cs="Open Sans"/>
                <w:b/>
                <w:bCs/>
                <w:kern w:val="0"/>
                <w:szCs w:val="22"/>
                <w:lang w:eastAsia="en-US" w:bidi="ar-SA"/>
              </w:rPr>
            </w:pPr>
          </w:p>
          <w:p w14:paraId="5BD6F469" w14:textId="77777777" w:rsidR="00C93687" w:rsidRPr="00BB1BDA" w:rsidRDefault="00C93687">
            <w:pPr>
              <w:ind w:right="423"/>
              <w:rPr>
                <w:rFonts w:ascii="Open Sans" w:eastAsia="Times New Roman" w:hAnsi="Open Sans" w:cs="Open Sans"/>
                <w:b/>
                <w:bCs/>
                <w:kern w:val="0"/>
                <w:szCs w:val="22"/>
                <w:lang w:eastAsia="en-US" w:bidi="ar-SA"/>
              </w:rPr>
            </w:pPr>
          </w:p>
          <w:p w14:paraId="606B467F" w14:textId="77777777" w:rsidR="00C93687" w:rsidRPr="00BB1BDA" w:rsidRDefault="00C93687">
            <w:pPr>
              <w:ind w:right="423"/>
              <w:rPr>
                <w:rFonts w:ascii="Open Sans" w:eastAsia="Times New Roman" w:hAnsi="Open Sans" w:cs="Open Sans"/>
                <w:b/>
                <w:bCs/>
                <w:kern w:val="0"/>
                <w:szCs w:val="22"/>
                <w:lang w:eastAsia="en-US" w:bidi="ar-SA"/>
              </w:rPr>
            </w:pPr>
          </w:p>
          <w:p w14:paraId="0E7C54A0" w14:textId="77777777" w:rsidR="00C93687" w:rsidRPr="00BB1BDA" w:rsidRDefault="00C93687">
            <w:pPr>
              <w:ind w:right="423"/>
              <w:rPr>
                <w:rFonts w:ascii="Open Sans" w:eastAsia="Times New Roman" w:hAnsi="Open Sans" w:cs="Open Sans"/>
                <w:b/>
                <w:bCs/>
                <w:kern w:val="0"/>
                <w:szCs w:val="22"/>
                <w:lang w:eastAsia="en-US" w:bidi="ar-SA"/>
              </w:rPr>
            </w:pPr>
          </w:p>
          <w:p w14:paraId="52C73379" w14:textId="77777777" w:rsidR="00C93687" w:rsidRPr="00BB1BDA" w:rsidRDefault="00C93687">
            <w:pPr>
              <w:ind w:right="423"/>
              <w:rPr>
                <w:rFonts w:ascii="Open Sans" w:eastAsia="Times New Roman" w:hAnsi="Open Sans" w:cs="Open Sans"/>
                <w:b/>
                <w:bCs/>
                <w:kern w:val="0"/>
                <w:szCs w:val="22"/>
                <w:lang w:eastAsia="en-US" w:bidi="ar-SA"/>
              </w:rPr>
            </w:pPr>
          </w:p>
          <w:p w14:paraId="3F0E8F62" w14:textId="77777777" w:rsidR="00C93687" w:rsidRPr="00BB1BDA" w:rsidRDefault="00C93687">
            <w:pPr>
              <w:ind w:right="423"/>
              <w:rPr>
                <w:rFonts w:ascii="Open Sans" w:eastAsia="Times New Roman" w:hAnsi="Open Sans" w:cs="Open Sans"/>
                <w:b/>
                <w:bCs/>
                <w:kern w:val="0"/>
                <w:szCs w:val="22"/>
                <w:lang w:eastAsia="en-US" w:bidi="ar-SA"/>
              </w:rPr>
            </w:pPr>
          </w:p>
          <w:p w14:paraId="2C9F880E" w14:textId="77777777" w:rsidR="00C93687" w:rsidRPr="00BB1BDA" w:rsidRDefault="00C93687">
            <w:pPr>
              <w:ind w:right="423"/>
              <w:rPr>
                <w:rFonts w:ascii="Open Sans" w:eastAsia="Times New Roman" w:hAnsi="Open Sans" w:cs="Open Sans"/>
                <w:b/>
                <w:bCs/>
                <w:kern w:val="0"/>
                <w:szCs w:val="22"/>
                <w:lang w:eastAsia="en-US" w:bidi="ar-SA"/>
              </w:rPr>
            </w:pPr>
          </w:p>
        </w:tc>
        <w:tc>
          <w:tcPr>
            <w:tcW w:w="8611" w:type="dxa"/>
          </w:tcPr>
          <w:p w14:paraId="02226191" w14:textId="77777777" w:rsidR="00C93687" w:rsidRDefault="00F86DAC">
            <w:pPr>
              <w:ind w:right="423"/>
              <w:rPr>
                <w:rFonts w:ascii="Open Sans" w:eastAsia="Times New Roman" w:hAnsi="Open Sans" w:cs="Open Sans"/>
                <w:kern w:val="0"/>
                <w:szCs w:val="22"/>
                <w:lang w:eastAsia="en-US" w:bidi="ar-SA"/>
              </w:rPr>
            </w:pPr>
            <w:r>
              <w:rPr>
                <w:rFonts w:ascii="Open Sans" w:eastAsia="Times New Roman" w:hAnsi="Open Sans" w:cs="Open Sans"/>
                <w:kern w:val="0"/>
                <w:szCs w:val="22"/>
                <w:lang w:eastAsia="en-US" w:bidi="ar-SA"/>
              </w:rPr>
              <w:t>All backups that e</w:t>
            </w:r>
            <w:r w:rsidR="003559AA">
              <w:rPr>
                <w:rFonts w:ascii="Open Sans" w:eastAsia="Times New Roman" w:hAnsi="Open Sans" w:cs="Open Sans"/>
                <w:kern w:val="0"/>
                <w:szCs w:val="22"/>
                <w:lang w:eastAsia="en-US" w:bidi="ar-SA"/>
              </w:rPr>
              <w:t>x</w:t>
            </w:r>
            <w:r>
              <w:rPr>
                <w:rFonts w:ascii="Open Sans" w:eastAsia="Times New Roman" w:hAnsi="Open Sans" w:cs="Open Sans"/>
                <w:kern w:val="0"/>
                <w:szCs w:val="22"/>
                <w:lang w:eastAsia="en-US" w:bidi="ar-SA"/>
              </w:rPr>
              <w:t xml:space="preserve">ceed </w:t>
            </w:r>
            <w:r w:rsidR="003559AA">
              <w:rPr>
                <w:rFonts w:ascii="Open Sans" w:eastAsia="Times New Roman" w:hAnsi="Open Sans" w:cs="Open Sans"/>
                <w:kern w:val="0"/>
                <w:szCs w:val="22"/>
                <w:lang w:eastAsia="en-US" w:bidi="ar-SA"/>
              </w:rPr>
              <w:t xml:space="preserve">10 gigabytes must not be performed during </w:t>
            </w:r>
            <w:r w:rsidR="00DB3F3E">
              <w:rPr>
                <w:rFonts w:ascii="Open Sans" w:eastAsia="Times New Roman" w:hAnsi="Open Sans" w:cs="Open Sans"/>
                <w:kern w:val="0"/>
                <w:szCs w:val="22"/>
                <w:lang w:eastAsia="en-US" w:bidi="ar-SA"/>
              </w:rPr>
              <w:t>p</w:t>
            </w:r>
            <w:r w:rsidR="003559AA">
              <w:rPr>
                <w:rFonts w:ascii="Open Sans" w:eastAsia="Times New Roman" w:hAnsi="Open Sans" w:cs="Open Sans"/>
                <w:kern w:val="0"/>
                <w:szCs w:val="22"/>
                <w:lang w:eastAsia="en-US" w:bidi="ar-SA"/>
              </w:rPr>
              <w:t xml:space="preserve">eak </w:t>
            </w:r>
            <w:r w:rsidR="00DB3F3E">
              <w:rPr>
                <w:rFonts w:ascii="Open Sans" w:eastAsia="Times New Roman" w:hAnsi="Open Sans" w:cs="Open Sans"/>
                <w:kern w:val="0"/>
                <w:szCs w:val="22"/>
                <w:lang w:eastAsia="en-US" w:bidi="ar-SA"/>
              </w:rPr>
              <w:t xml:space="preserve">hours. All off site electric storage </w:t>
            </w:r>
            <w:r w:rsidR="00C12EAE">
              <w:rPr>
                <w:rFonts w:ascii="Open Sans" w:eastAsia="Times New Roman" w:hAnsi="Open Sans" w:cs="Open Sans"/>
                <w:kern w:val="0"/>
                <w:szCs w:val="22"/>
                <w:lang w:eastAsia="en-US" w:bidi="ar-SA"/>
              </w:rPr>
              <w:t xml:space="preserve">must be over the cloud through secure </w:t>
            </w:r>
            <w:r w:rsidR="005C3EE8">
              <w:rPr>
                <w:rFonts w:ascii="Open Sans" w:eastAsia="Times New Roman" w:hAnsi="Open Sans" w:cs="Open Sans"/>
                <w:kern w:val="0"/>
                <w:szCs w:val="22"/>
                <w:lang w:eastAsia="en-US" w:bidi="ar-SA"/>
              </w:rPr>
              <w:t xml:space="preserve">connection. Alternatively, it can be </w:t>
            </w:r>
            <w:r w:rsidR="007F1C05">
              <w:rPr>
                <w:rFonts w:ascii="Open Sans" w:eastAsia="Times New Roman" w:hAnsi="Open Sans" w:cs="Open Sans"/>
                <w:kern w:val="0"/>
                <w:szCs w:val="22"/>
                <w:lang w:eastAsia="en-US" w:bidi="ar-SA"/>
              </w:rPr>
              <w:t xml:space="preserve">in an encrypted USB or hard drive transported by a secure company. </w:t>
            </w:r>
            <w:r w:rsidR="00F252E3">
              <w:rPr>
                <w:rFonts w:ascii="Open Sans" w:eastAsia="Times New Roman" w:hAnsi="Open Sans" w:cs="Open Sans"/>
                <w:kern w:val="0"/>
                <w:szCs w:val="22"/>
                <w:lang w:eastAsia="en-US" w:bidi="ar-SA"/>
              </w:rPr>
              <w:t xml:space="preserve">All on site </w:t>
            </w:r>
            <w:r w:rsidR="00B032B6">
              <w:rPr>
                <w:rFonts w:ascii="Open Sans" w:eastAsia="Times New Roman" w:hAnsi="Open Sans" w:cs="Open Sans"/>
                <w:kern w:val="0"/>
                <w:szCs w:val="22"/>
                <w:lang w:eastAsia="en-US" w:bidi="ar-SA"/>
              </w:rPr>
              <w:t>electronic storage must be on an encrypted server</w:t>
            </w:r>
            <w:r w:rsidR="002C1053">
              <w:rPr>
                <w:rFonts w:ascii="Open Sans" w:eastAsia="Times New Roman" w:hAnsi="Open Sans" w:cs="Open Sans"/>
                <w:kern w:val="0"/>
                <w:szCs w:val="22"/>
                <w:lang w:eastAsia="en-US" w:bidi="ar-SA"/>
              </w:rPr>
              <w:t>.</w:t>
            </w:r>
          </w:p>
          <w:p w14:paraId="7F3358AC" w14:textId="47FC6EDD" w:rsidR="001D5FDD" w:rsidRPr="00BB1BDA" w:rsidRDefault="001D5FDD">
            <w:pPr>
              <w:ind w:right="423"/>
              <w:rPr>
                <w:rFonts w:ascii="Open Sans" w:eastAsia="Times New Roman" w:hAnsi="Open Sans" w:cs="Open Sans"/>
                <w:kern w:val="0"/>
                <w:szCs w:val="22"/>
                <w:lang w:eastAsia="en-US" w:bidi="ar-SA"/>
              </w:rPr>
            </w:pPr>
            <w:r w:rsidRPr="001D5FDD">
              <w:rPr>
                <w:rFonts w:ascii="Open Sans" w:eastAsia="Times New Roman" w:hAnsi="Open Sans" w:cs="Open Sans"/>
                <w:color w:val="00B050"/>
                <w:kern w:val="0"/>
                <w:szCs w:val="22"/>
                <w:lang w:eastAsia="en-US" w:bidi="ar-SA"/>
              </w:rPr>
              <w:t>Expecting 5 best practices which you have provided.</w:t>
            </w:r>
          </w:p>
        </w:tc>
      </w:tr>
      <w:tr w:rsidR="00C93687" w:rsidRPr="00BB1BDA" w14:paraId="430DC11D" w14:textId="77777777">
        <w:trPr>
          <w:trHeight w:val="3350"/>
        </w:trPr>
        <w:tc>
          <w:tcPr>
            <w:tcW w:w="1701" w:type="dxa"/>
            <w:shd w:val="clear" w:color="auto" w:fill="D9D9D9" w:themeFill="background1" w:themeFillShade="D9"/>
          </w:tcPr>
          <w:p w14:paraId="2ADA813D" w14:textId="77777777" w:rsidR="00C93687" w:rsidRPr="00BB1BDA" w:rsidRDefault="00C93687">
            <w:pPr>
              <w:ind w:right="423"/>
              <w:rPr>
                <w:rFonts w:ascii="Open Sans" w:eastAsia="Times New Roman" w:hAnsi="Open Sans" w:cs="Open Sans"/>
                <w:b/>
                <w:bCs/>
                <w:kern w:val="0"/>
                <w:szCs w:val="22"/>
                <w:lang w:eastAsia="en-US" w:bidi="ar-SA"/>
              </w:rPr>
            </w:pPr>
            <w:r w:rsidRPr="00BB1BDA">
              <w:rPr>
                <w:rFonts w:ascii="Open Sans" w:eastAsia="Times New Roman" w:hAnsi="Open Sans" w:cs="Open Sans"/>
                <w:b/>
                <w:bCs/>
                <w:noProof/>
                <w:kern w:val="0"/>
                <w:szCs w:val="22"/>
                <w:lang w:eastAsia="en-US" w:bidi="ar-SA"/>
              </w:rPr>
              <w:t>Screenshot(s)</w:t>
            </w:r>
          </w:p>
          <w:p w14:paraId="1B9CC439" w14:textId="77777777" w:rsidR="00C93687" w:rsidRPr="00BB1BDA" w:rsidRDefault="00C93687">
            <w:pPr>
              <w:ind w:right="423"/>
              <w:rPr>
                <w:rFonts w:ascii="Open Sans" w:eastAsia="Times New Roman" w:hAnsi="Open Sans" w:cs="Open Sans"/>
                <w:b/>
                <w:bCs/>
                <w:kern w:val="0"/>
                <w:szCs w:val="22"/>
                <w:lang w:eastAsia="en-US" w:bidi="ar-SA"/>
              </w:rPr>
            </w:pPr>
          </w:p>
        </w:tc>
        <w:tc>
          <w:tcPr>
            <w:tcW w:w="8611" w:type="dxa"/>
          </w:tcPr>
          <w:p w14:paraId="7BB05649" w14:textId="164D4A7A" w:rsidR="0002780C" w:rsidRDefault="0002780C">
            <w:pPr>
              <w:ind w:right="423"/>
              <w:rPr>
                <w:rFonts w:ascii="Open Sans" w:eastAsia="Times New Roman" w:hAnsi="Open Sans" w:cs="Open Sans"/>
                <w:kern w:val="0"/>
                <w:szCs w:val="22"/>
                <w:lang w:eastAsia="en-US" w:bidi="ar-SA"/>
              </w:rPr>
            </w:pPr>
            <w:r>
              <w:rPr>
                <w:noProof/>
              </w:rPr>
              <w:drawing>
                <wp:inline distT="0" distB="0" distL="0" distR="0" wp14:anchorId="2E2EE7EA" wp14:editId="5883BB52">
                  <wp:extent cx="6479540" cy="3644900"/>
                  <wp:effectExtent l="0" t="0" r="0" b="0"/>
                  <wp:docPr id="197747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70354" name=""/>
                          <pic:cNvPicPr/>
                        </pic:nvPicPr>
                        <pic:blipFill>
                          <a:blip r:embed="rId46"/>
                          <a:stretch>
                            <a:fillRect/>
                          </a:stretch>
                        </pic:blipFill>
                        <pic:spPr>
                          <a:xfrm>
                            <a:off x="0" y="0"/>
                            <a:ext cx="6479540" cy="3644900"/>
                          </a:xfrm>
                          <a:prstGeom prst="rect">
                            <a:avLst/>
                          </a:prstGeom>
                        </pic:spPr>
                      </pic:pic>
                    </a:graphicData>
                  </a:graphic>
                </wp:inline>
              </w:drawing>
            </w:r>
          </w:p>
          <w:p w14:paraId="5270673F" w14:textId="2CC42446" w:rsidR="00C93687" w:rsidRDefault="0055089E">
            <w:pPr>
              <w:ind w:right="423"/>
              <w:rPr>
                <w:rFonts w:ascii="Open Sans" w:eastAsia="Times New Roman" w:hAnsi="Open Sans" w:cs="Open Sans"/>
                <w:kern w:val="0"/>
                <w:szCs w:val="22"/>
                <w:lang w:eastAsia="en-US" w:bidi="ar-SA"/>
              </w:rPr>
            </w:pPr>
            <w:r>
              <w:rPr>
                <w:noProof/>
              </w:rPr>
              <w:lastRenderedPageBreak/>
              <w:drawing>
                <wp:inline distT="0" distB="0" distL="0" distR="0" wp14:anchorId="761E2F8F" wp14:editId="7F1369D8">
                  <wp:extent cx="5015865" cy="2821546"/>
                  <wp:effectExtent l="0" t="0" r="0" b="0"/>
                  <wp:docPr id="165917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79825" name=""/>
                          <pic:cNvPicPr/>
                        </pic:nvPicPr>
                        <pic:blipFill>
                          <a:blip r:embed="rId47"/>
                          <a:stretch>
                            <a:fillRect/>
                          </a:stretch>
                        </pic:blipFill>
                        <pic:spPr>
                          <a:xfrm>
                            <a:off x="0" y="0"/>
                            <a:ext cx="5034072" cy="2831788"/>
                          </a:xfrm>
                          <a:prstGeom prst="rect">
                            <a:avLst/>
                          </a:prstGeom>
                        </pic:spPr>
                      </pic:pic>
                    </a:graphicData>
                  </a:graphic>
                </wp:inline>
              </w:drawing>
            </w:r>
          </w:p>
          <w:p w14:paraId="41DC6803" w14:textId="609EA736" w:rsidR="006A06A5" w:rsidRDefault="00D030C6">
            <w:pPr>
              <w:ind w:right="423"/>
              <w:rPr>
                <w:rFonts w:ascii="Open Sans" w:eastAsia="Times New Roman" w:hAnsi="Open Sans" w:cs="Open Sans"/>
                <w:kern w:val="0"/>
                <w:szCs w:val="22"/>
                <w:lang w:eastAsia="en-US" w:bidi="ar-SA"/>
              </w:rPr>
            </w:pPr>
            <w:r>
              <w:rPr>
                <w:noProof/>
              </w:rPr>
              <w:drawing>
                <wp:inline distT="0" distB="0" distL="0" distR="0" wp14:anchorId="418199FC" wp14:editId="23FD2A72">
                  <wp:extent cx="6479540" cy="3644900"/>
                  <wp:effectExtent l="0" t="0" r="0" b="0"/>
                  <wp:docPr id="1296017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17614" name=""/>
                          <pic:cNvPicPr/>
                        </pic:nvPicPr>
                        <pic:blipFill>
                          <a:blip r:embed="rId48"/>
                          <a:stretch>
                            <a:fillRect/>
                          </a:stretch>
                        </pic:blipFill>
                        <pic:spPr>
                          <a:xfrm>
                            <a:off x="0" y="0"/>
                            <a:ext cx="6479540" cy="3644900"/>
                          </a:xfrm>
                          <a:prstGeom prst="rect">
                            <a:avLst/>
                          </a:prstGeom>
                        </pic:spPr>
                      </pic:pic>
                    </a:graphicData>
                  </a:graphic>
                </wp:inline>
              </w:drawing>
            </w:r>
          </w:p>
          <w:p w14:paraId="167549EF" w14:textId="77777777" w:rsidR="0055089E" w:rsidRDefault="00785BCA">
            <w:pPr>
              <w:ind w:right="423"/>
              <w:rPr>
                <w:rFonts w:ascii="Open Sans" w:eastAsia="Times New Roman" w:hAnsi="Open Sans" w:cs="Open Sans"/>
                <w:kern w:val="0"/>
                <w:szCs w:val="22"/>
                <w:lang w:eastAsia="en-US" w:bidi="ar-SA"/>
              </w:rPr>
            </w:pPr>
            <w:r>
              <w:rPr>
                <w:noProof/>
              </w:rPr>
              <w:lastRenderedPageBreak/>
              <w:drawing>
                <wp:inline distT="0" distB="0" distL="0" distR="0" wp14:anchorId="647C70A0" wp14:editId="34BB2A25">
                  <wp:extent cx="5117738" cy="2878853"/>
                  <wp:effectExtent l="0" t="0" r="6985" b="0"/>
                  <wp:docPr id="97731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19609" name=""/>
                          <pic:cNvPicPr/>
                        </pic:nvPicPr>
                        <pic:blipFill>
                          <a:blip r:embed="rId49"/>
                          <a:stretch>
                            <a:fillRect/>
                          </a:stretch>
                        </pic:blipFill>
                        <pic:spPr>
                          <a:xfrm>
                            <a:off x="0" y="0"/>
                            <a:ext cx="5122542" cy="2881555"/>
                          </a:xfrm>
                          <a:prstGeom prst="rect">
                            <a:avLst/>
                          </a:prstGeom>
                        </pic:spPr>
                      </pic:pic>
                    </a:graphicData>
                  </a:graphic>
                </wp:inline>
              </w:drawing>
            </w:r>
          </w:p>
          <w:p w14:paraId="682087FC" w14:textId="5BCBBF24" w:rsidR="001D5FDD" w:rsidRPr="00BB1BDA" w:rsidRDefault="001D5FDD">
            <w:pPr>
              <w:ind w:right="423"/>
              <w:rPr>
                <w:rFonts w:ascii="Open Sans" w:eastAsia="Times New Roman" w:hAnsi="Open Sans" w:cs="Open Sans"/>
                <w:kern w:val="0"/>
                <w:szCs w:val="22"/>
                <w:lang w:eastAsia="en-US" w:bidi="ar-SA"/>
              </w:rPr>
            </w:pPr>
            <w:r w:rsidRPr="001D5FDD">
              <w:rPr>
                <w:rFonts w:ascii="Open Sans" w:eastAsia="Times New Roman" w:hAnsi="Open Sans" w:cs="Open Sans"/>
                <w:color w:val="00B050"/>
                <w:kern w:val="0"/>
                <w:szCs w:val="22"/>
                <w:lang w:eastAsia="en-US" w:bidi="ar-SA"/>
              </w:rPr>
              <w:t>Good screenshots</w:t>
            </w:r>
          </w:p>
        </w:tc>
      </w:tr>
    </w:tbl>
    <w:p w14:paraId="04334CA1" w14:textId="77777777" w:rsidR="006542A8" w:rsidRPr="00BB1BDA" w:rsidRDefault="006542A8" w:rsidP="00455E59">
      <w:pPr>
        <w:rPr>
          <w:rFonts w:ascii="Open Sans" w:hAnsi="Open Sans" w:cs="Open Sans"/>
          <w:b/>
          <w:bCs/>
        </w:rPr>
      </w:pPr>
    </w:p>
    <w:p w14:paraId="279D057E" w14:textId="68DDE8F4" w:rsidR="006542A8" w:rsidRPr="00BB1BDA" w:rsidRDefault="00E575A7" w:rsidP="00455E59">
      <w:pPr>
        <w:rPr>
          <w:rFonts w:ascii="Open Sans" w:hAnsi="Open Sans" w:cs="Open Sans"/>
        </w:rPr>
      </w:pPr>
      <w:r w:rsidRPr="00BB1BDA">
        <w:rPr>
          <w:rFonts w:ascii="Open Sans" w:hAnsi="Open Sans" w:cs="Open Sans"/>
          <w:b/>
          <w:bCs/>
        </w:rPr>
        <w:t xml:space="preserve">Part </w:t>
      </w:r>
      <w:r w:rsidR="00C25AD1" w:rsidRPr="00BB1BDA">
        <w:rPr>
          <w:rFonts w:ascii="Open Sans" w:hAnsi="Open Sans" w:cs="Open Sans"/>
          <w:b/>
          <w:bCs/>
        </w:rPr>
        <w:t>7</w:t>
      </w:r>
    </w:p>
    <w:p w14:paraId="0ED48DC4" w14:textId="2D88C65A" w:rsidR="006612F4" w:rsidRPr="00BB1BDA" w:rsidRDefault="006612F4" w:rsidP="00455E59">
      <w:pPr>
        <w:rPr>
          <w:rFonts w:ascii="Open Sans" w:hAnsi="Open Sans" w:cs="Open Sans"/>
        </w:rPr>
      </w:pPr>
      <w:r w:rsidRPr="00BB1BDA">
        <w:rPr>
          <w:rFonts w:ascii="Open Sans" w:hAnsi="Open Sans" w:cs="Open Sans"/>
        </w:rPr>
        <w:t xml:space="preserve">You are required to complete a Privacy Impact </w:t>
      </w:r>
      <w:r w:rsidR="00A0722A" w:rsidRPr="00BB1BDA">
        <w:rPr>
          <w:rFonts w:ascii="Open Sans" w:hAnsi="Open Sans" w:cs="Open Sans"/>
        </w:rPr>
        <w:t>Assessment</w:t>
      </w:r>
      <w:r w:rsidR="00FB2C0B" w:rsidRPr="00BB1BDA">
        <w:rPr>
          <w:rFonts w:ascii="Open Sans" w:hAnsi="Open Sans" w:cs="Open Sans"/>
        </w:rPr>
        <w:t xml:space="preserve"> “</w:t>
      </w:r>
      <w:r w:rsidR="00827AAB" w:rsidRPr="00BB1BDA">
        <w:rPr>
          <w:rFonts w:ascii="Open Sans" w:hAnsi="Open Sans" w:cs="Open Sans"/>
          <w:b/>
          <w:bCs/>
        </w:rPr>
        <w:t>ICT30120</w:t>
      </w:r>
      <w:r w:rsidR="00A0722A" w:rsidRPr="00BB1BDA">
        <w:rPr>
          <w:rFonts w:ascii="Open Sans" w:hAnsi="Open Sans" w:cs="Open Sans"/>
          <w:b/>
          <w:bCs/>
        </w:rPr>
        <w:t>_BSBXCS303_LHO_PrivacyImpactAssessment_Template</w:t>
      </w:r>
      <w:r w:rsidR="00FB2C0B" w:rsidRPr="00BB1BDA">
        <w:rPr>
          <w:rFonts w:ascii="Open Sans" w:hAnsi="Open Sans" w:cs="Open Sans"/>
        </w:rPr>
        <w:t>”</w:t>
      </w:r>
      <w:r w:rsidRPr="00BB1BDA">
        <w:rPr>
          <w:rFonts w:ascii="Open Sans" w:hAnsi="Open Sans" w:cs="Open Sans"/>
        </w:rPr>
        <w:t>. See the PIA template to be completed and submitted with this document.</w:t>
      </w:r>
    </w:p>
    <w:p w14:paraId="502A12AD" w14:textId="77777777" w:rsidR="006542A8" w:rsidRPr="00BB1BDA" w:rsidRDefault="006542A8" w:rsidP="00455E59">
      <w:pPr>
        <w:rPr>
          <w:rFonts w:ascii="Open Sans" w:hAnsi="Open Sans" w:cs="Open Sans"/>
          <w:b/>
          <w:bCs/>
        </w:rPr>
      </w:pPr>
    </w:p>
    <w:p w14:paraId="168B10C0" w14:textId="269A1554" w:rsidR="006542A8" w:rsidRPr="00BB1BDA" w:rsidRDefault="00E575A7" w:rsidP="00455E59">
      <w:pPr>
        <w:rPr>
          <w:rFonts w:ascii="Open Sans" w:hAnsi="Open Sans" w:cs="Open Sans"/>
        </w:rPr>
      </w:pPr>
      <w:r w:rsidRPr="00BB1BDA">
        <w:rPr>
          <w:rFonts w:ascii="Open Sans" w:hAnsi="Open Sans" w:cs="Open Sans"/>
          <w:b/>
          <w:bCs/>
        </w:rPr>
        <w:t xml:space="preserve">Part </w:t>
      </w:r>
      <w:r w:rsidR="00C25AD1" w:rsidRPr="00BB1BDA">
        <w:rPr>
          <w:rFonts w:ascii="Open Sans" w:hAnsi="Open Sans" w:cs="Open Sans"/>
          <w:b/>
          <w:bCs/>
        </w:rPr>
        <w:t>8</w:t>
      </w:r>
    </w:p>
    <w:p w14:paraId="6F30662A" w14:textId="4EA3B45E" w:rsidR="006612F4" w:rsidRDefault="006612F4" w:rsidP="00455E59">
      <w:pPr>
        <w:rPr>
          <w:rFonts w:ascii="Open Sans" w:hAnsi="Open Sans" w:cs="Open Sans"/>
        </w:rPr>
      </w:pPr>
      <w:r w:rsidRPr="00BB1BDA">
        <w:rPr>
          <w:rFonts w:ascii="Open Sans" w:hAnsi="Open Sans" w:cs="Open Sans"/>
        </w:rPr>
        <w:t>You are required to complete the Data Protection &amp; Compliance Checklist</w:t>
      </w:r>
      <w:r w:rsidR="00FB2C0B" w:rsidRPr="00BB1BDA">
        <w:rPr>
          <w:rFonts w:ascii="Open Sans" w:hAnsi="Open Sans" w:cs="Open Sans"/>
        </w:rPr>
        <w:t xml:space="preserve"> </w:t>
      </w:r>
      <w:r w:rsidR="002928AD" w:rsidRPr="00BB1BDA">
        <w:rPr>
          <w:rFonts w:ascii="Open Sans" w:hAnsi="Open Sans" w:cs="Open Sans"/>
        </w:rPr>
        <w:t xml:space="preserve">to ensure GDPR </w:t>
      </w:r>
      <w:r w:rsidR="00B8036C">
        <w:rPr>
          <w:rFonts w:ascii="Open Sans" w:hAnsi="Open Sans" w:cs="Open Sans"/>
        </w:rPr>
        <w:t>compliance</w:t>
      </w:r>
      <w:r w:rsidR="002928AD" w:rsidRPr="00BB1BDA">
        <w:rPr>
          <w:rFonts w:ascii="Open Sans" w:hAnsi="Open Sans" w:cs="Open Sans"/>
        </w:rPr>
        <w:t xml:space="preserve"> </w:t>
      </w:r>
      <w:r w:rsidR="00FB2C0B" w:rsidRPr="00BB1BDA">
        <w:rPr>
          <w:rFonts w:ascii="Open Sans" w:hAnsi="Open Sans" w:cs="Open Sans"/>
        </w:rPr>
        <w:t>“</w:t>
      </w:r>
      <w:r w:rsidR="00827AAB" w:rsidRPr="00BB1BDA">
        <w:rPr>
          <w:rFonts w:ascii="Open Sans" w:hAnsi="Open Sans" w:cs="Open Sans"/>
          <w:b/>
          <w:bCs/>
        </w:rPr>
        <w:t>ICT30120</w:t>
      </w:r>
      <w:r w:rsidR="00FB2C0B" w:rsidRPr="00BB1BDA">
        <w:rPr>
          <w:rFonts w:ascii="Open Sans" w:hAnsi="Open Sans" w:cs="Open Sans"/>
          <w:b/>
          <w:bCs/>
        </w:rPr>
        <w:t>_BSBXCS303_LHO_DataProtectionChecklist</w:t>
      </w:r>
      <w:r w:rsidR="00FB2C0B" w:rsidRPr="00BB1BDA">
        <w:rPr>
          <w:rFonts w:ascii="Open Sans" w:hAnsi="Open Sans" w:cs="Open Sans"/>
        </w:rPr>
        <w:t>”.</w:t>
      </w:r>
      <w:r w:rsidRPr="00BB1BDA">
        <w:rPr>
          <w:rFonts w:ascii="Open Sans" w:hAnsi="Open Sans" w:cs="Open Sans"/>
        </w:rPr>
        <w:t xml:space="preserve"> </w:t>
      </w:r>
      <w:r w:rsidR="00FB2C0B" w:rsidRPr="00BB1BDA">
        <w:rPr>
          <w:rFonts w:ascii="Open Sans" w:hAnsi="Open Sans" w:cs="Open Sans"/>
        </w:rPr>
        <w:t>The checklist</w:t>
      </w:r>
      <w:r w:rsidRPr="00BB1BDA">
        <w:rPr>
          <w:rFonts w:ascii="Open Sans" w:hAnsi="Open Sans" w:cs="Open Sans"/>
        </w:rPr>
        <w:t xml:space="preserve"> is to be submitted with this document.</w:t>
      </w:r>
    </w:p>
    <w:p w14:paraId="794B4AEB" w14:textId="5D8C6B1C" w:rsidR="005A2A14" w:rsidRDefault="005A2A14" w:rsidP="00455E59">
      <w:pPr>
        <w:rPr>
          <w:rFonts w:ascii="Open Sans" w:hAnsi="Open Sans" w:cs="Open Sans"/>
        </w:rPr>
      </w:pPr>
    </w:p>
    <w:p w14:paraId="6EF604EF" w14:textId="6F283703" w:rsidR="005A2A14" w:rsidRDefault="005A2A14" w:rsidP="00455E59">
      <w:pPr>
        <w:rPr>
          <w:rFonts w:ascii="Open Sans" w:hAnsi="Open Sans" w:cs="Open Sans"/>
        </w:rPr>
      </w:pPr>
    </w:p>
    <w:p w14:paraId="74D36765" w14:textId="77777777" w:rsidR="005A2A14" w:rsidRDefault="005A2A14" w:rsidP="00455E59">
      <w:pPr>
        <w:rPr>
          <w:rFonts w:ascii="Open Sans" w:hAnsi="Open Sans" w:cs="Open Sans"/>
        </w:rPr>
      </w:pPr>
    </w:p>
    <w:p w14:paraId="2A763AD3" w14:textId="50AED0C8" w:rsidR="005A2A14" w:rsidRPr="005A2A14" w:rsidRDefault="005A2A14" w:rsidP="005A2A14">
      <w:pPr>
        <w:jc w:val="center"/>
        <w:rPr>
          <w:rFonts w:ascii="Open Sans" w:hAnsi="Open Sans" w:cs="Open Sans"/>
          <w:b/>
          <w:bCs/>
        </w:rPr>
      </w:pPr>
      <w:r w:rsidRPr="005D2036">
        <w:rPr>
          <w:rFonts w:ascii="Open Sans" w:hAnsi="Open Sans" w:cs="Open Sans"/>
          <w:b/>
          <w:bCs/>
        </w:rPr>
        <w:t>*** END OF ASSESSMENT TASK ***</w:t>
      </w:r>
    </w:p>
    <w:sectPr w:rsidR="005A2A14" w:rsidRPr="005A2A14" w:rsidSect="00836649">
      <w:headerReference w:type="default" r:id="rId50"/>
      <w:footerReference w:type="default" r:id="rId51"/>
      <w:headerReference w:type="first" r:id="rId52"/>
      <w:footerReference w:type="first" r:id="rId53"/>
      <w:type w:val="continuous"/>
      <w:pgSz w:w="11906" w:h="16838"/>
      <w:pgMar w:top="851" w:right="851" w:bottom="851" w:left="851" w:header="568"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F0C5D7" w14:textId="77777777" w:rsidR="00C00245" w:rsidRDefault="00C00245" w:rsidP="007026C1">
      <w:r>
        <w:separator/>
      </w:r>
    </w:p>
  </w:endnote>
  <w:endnote w:type="continuationSeparator" w:id="0">
    <w:p w14:paraId="635F36F9" w14:textId="77777777" w:rsidR="00C00245" w:rsidRDefault="00C00245" w:rsidP="007026C1">
      <w:r>
        <w:continuationSeparator/>
      </w:r>
    </w:p>
  </w:endnote>
  <w:endnote w:type="continuationNotice" w:id="1">
    <w:p w14:paraId="0AD08A67" w14:textId="77777777" w:rsidR="00C00245" w:rsidRDefault="00C0024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9BC6" w14:textId="5B11E06E" w:rsidR="00D46E00" w:rsidRPr="00D146C8" w:rsidRDefault="00870418" w:rsidP="009B6C6A">
    <w:pPr>
      <w:pStyle w:val="Footer"/>
      <w:tabs>
        <w:tab w:val="clear" w:pos="4513"/>
        <w:tab w:val="clear" w:pos="9026"/>
        <w:tab w:val="right" w:pos="10206"/>
      </w:tabs>
      <w:rPr>
        <w:rFonts w:ascii="Open Sans" w:hAnsi="Open Sans" w:cs="Open Sans"/>
        <w:szCs w:val="16"/>
      </w:rPr>
    </w:pPr>
    <w:r w:rsidRPr="00D146C8">
      <w:rPr>
        <w:rFonts w:ascii="Open Sans" w:hAnsi="Open Sans" w:cs="Open Sans"/>
        <w:szCs w:val="16"/>
      </w:rPr>
      <w:t>123 TMP C – Assessment Template - Portfolio of Evidence</w:t>
    </w:r>
    <w:r w:rsidR="00F76841" w:rsidRPr="00D146C8">
      <w:rPr>
        <w:rFonts w:ascii="Open Sans" w:hAnsi="Open Sans" w:cs="Open Sans"/>
        <w:szCs w:val="16"/>
      </w:rPr>
      <w:t xml:space="preserve"> </w:t>
    </w:r>
    <w:r w:rsidR="00940977" w:rsidRPr="00D146C8">
      <w:rPr>
        <w:rFonts w:ascii="Open Sans" w:hAnsi="Open Sans" w:cs="Open Sans"/>
        <w:szCs w:val="16"/>
      </w:rPr>
      <w:t>v1.3 (04/11/2020)</w:t>
    </w:r>
    <w:r w:rsidRPr="00D146C8">
      <w:rPr>
        <w:rFonts w:ascii="Open Sans" w:hAnsi="Open Sans" w:cs="Open Sans"/>
        <w:szCs w:val="16"/>
      </w:rPr>
      <w:tab/>
      <w:t xml:space="preserve">Page </w:t>
    </w:r>
    <w:r w:rsidRPr="00D146C8">
      <w:rPr>
        <w:rFonts w:ascii="Open Sans" w:hAnsi="Open Sans" w:cs="Open Sans"/>
        <w:szCs w:val="16"/>
      </w:rPr>
      <w:fldChar w:fldCharType="begin"/>
    </w:r>
    <w:r w:rsidRPr="00D146C8">
      <w:rPr>
        <w:rFonts w:ascii="Open Sans" w:hAnsi="Open Sans" w:cs="Open Sans"/>
        <w:szCs w:val="16"/>
      </w:rPr>
      <w:instrText xml:space="preserve"> PAGE  \* Arabic  \* MERGEFORMAT </w:instrText>
    </w:r>
    <w:r w:rsidRPr="00D146C8">
      <w:rPr>
        <w:rFonts w:ascii="Open Sans" w:hAnsi="Open Sans" w:cs="Open Sans"/>
        <w:szCs w:val="16"/>
      </w:rPr>
      <w:fldChar w:fldCharType="separate"/>
    </w:r>
    <w:r w:rsidR="00940977" w:rsidRPr="00D146C8">
      <w:rPr>
        <w:rFonts w:ascii="Open Sans" w:hAnsi="Open Sans" w:cs="Open Sans"/>
        <w:noProof/>
        <w:szCs w:val="16"/>
      </w:rPr>
      <w:t>2</w:t>
    </w:r>
    <w:r w:rsidRPr="00D146C8">
      <w:rPr>
        <w:rFonts w:ascii="Open Sans" w:hAnsi="Open Sans" w:cs="Open Sans"/>
        <w:szCs w:val="16"/>
      </w:rPr>
      <w:fldChar w:fldCharType="end"/>
    </w:r>
    <w:r w:rsidRPr="00D146C8">
      <w:rPr>
        <w:rFonts w:ascii="Open Sans" w:hAnsi="Open Sans" w:cs="Open Sans"/>
        <w:szCs w:val="16"/>
      </w:rPr>
      <w:t xml:space="preserve"> of </w:t>
    </w:r>
    <w:r w:rsidRPr="00D146C8">
      <w:rPr>
        <w:rFonts w:ascii="Open Sans" w:hAnsi="Open Sans" w:cs="Open Sans"/>
        <w:szCs w:val="16"/>
      </w:rPr>
      <w:fldChar w:fldCharType="begin"/>
    </w:r>
    <w:r w:rsidRPr="00D146C8">
      <w:rPr>
        <w:rFonts w:ascii="Open Sans" w:hAnsi="Open Sans" w:cs="Open Sans"/>
        <w:szCs w:val="16"/>
      </w:rPr>
      <w:instrText xml:space="preserve"> NUMPAGES  \* Arabic  \* MERGEFORMAT </w:instrText>
    </w:r>
    <w:r w:rsidRPr="00D146C8">
      <w:rPr>
        <w:rFonts w:ascii="Open Sans" w:hAnsi="Open Sans" w:cs="Open Sans"/>
        <w:szCs w:val="16"/>
      </w:rPr>
      <w:fldChar w:fldCharType="separate"/>
    </w:r>
    <w:r w:rsidR="00940977" w:rsidRPr="00D146C8">
      <w:rPr>
        <w:rFonts w:ascii="Open Sans" w:hAnsi="Open Sans" w:cs="Open Sans"/>
        <w:noProof/>
        <w:szCs w:val="16"/>
      </w:rPr>
      <w:t>3</w:t>
    </w:r>
    <w:r w:rsidRPr="00D146C8">
      <w:rPr>
        <w:rFonts w:ascii="Open Sans" w:hAnsi="Open Sans" w:cs="Open Sans"/>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DBAEF" w14:textId="7BE828B6" w:rsidR="00D46E00" w:rsidRPr="003C79D0" w:rsidRDefault="007B2357" w:rsidP="009B6C6A">
    <w:pPr>
      <w:pStyle w:val="Footer"/>
      <w:tabs>
        <w:tab w:val="clear" w:pos="4513"/>
        <w:tab w:val="clear" w:pos="9026"/>
        <w:tab w:val="right" w:pos="10206"/>
      </w:tabs>
      <w:rPr>
        <w:rFonts w:ascii="Open Sans" w:hAnsi="Open Sans" w:cs="Open Sans"/>
        <w:szCs w:val="16"/>
      </w:rPr>
    </w:pPr>
    <w:r w:rsidRPr="003C79D0">
      <w:rPr>
        <w:rFonts w:ascii="Open Sans" w:hAnsi="Open Sans" w:cs="Open Sans"/>
        <w:szCs w:val="16"/>
      </w:rPr>
      <w:t>123 TMP C</w:t>
    </w:r>
    <w:r w:rsidR="00EE094B" w:rsidRPr="003C79D0">
      <w:rPr>
        <w:rFonts w:ascii="Open Sans" w:hAnsi="Open Sans" w:cs="Open Sans"/>
        <w:szCs w:val="16"/>
      </w:rPr>
      <w:t xml:space="preserve"> – </w:t>
    </w:r>
    <w:r w:rsidRPr="003C79D0">
      <w:rPr>
        <w:rFonts w:ascii="Open Sans" w:hAnsi="Open Sans" w:cs="Open Sans"/>
        <w:szCs w:val="16"/>
      </w:rPr>
      <w:t>Assessment Template</w:t>
    </w:r>
    <w:r w:rsidR="00EE094B" w:rsidRPr="003C79D0">
      <w:rPr>
        <w:rFonts w:ascii="Open Sans" w:hAnsi="Open Sans" w:cs="Open Sans"/>
        <w:szCs w:val="16"/>
      </w:rPr>
      <w:t xml:space="preserve"> – </w:t>
    </w:r>
    <w:r w:rsidRPr="003C79D0">
      <w:rPr>
        <w:rFonts w:ascii="Open Sans" w:hAnsi="Open Sans" w:cs="Open Sans"/>
        <w:szCs w:val="16"/>
      </w:rPr>
      <w:t>Portfolio of Evidence v</w:t>
    </w:r>
    <w:r w:rsidR="00282EF2" w:rsidRPr="003C79D0">
      <w:rPr>
        <w:rFonts w:ascii="Open Sans" w:hAnsi="Open Sans" w:cs="Open Sans"/>
        <w:szCs w:val="16"/>
      </w:rPr>
      <w:t>1</w:t>
    </w:r>
    <w:r w:rsidR="00940977" w:rsidRPr="003C79D0">
      <w:rPr>
        <w:rFonts w:ascii="Open Sans" w:hAnsi="Open Sans" w:cs="Open Sans"/>
        <w:szCs w:val="16"/>
      </w:rPr>
      <w:t>.3 (04/11/2020)</w:t>
    </w:r>
    <w:r w:rsidRPr="003C79D0">
      <w:rPr>
        <w:rFonts w:ascii="Open Sans" w:hAnsi="Open Sans" w:cs="Open Sans"/>
        <w:szCs w:val="16"/>
      </w:rPr>
      <w:tab/>
    </w:r>
    <w:r w:rsidR="00282EF2" w:rsidRPr="003C79D0">
      <w:rPr>
        <w:rFonts w:ascii="Open Sans" w:hAnsi="Open Sans" w:cs="Open Sans"/>
        <w:szCs w:val="16"/>
      </w:rPr>
      <w:t xml:space="preserve">Page </w:t>
    </w:r>
    <w:r w:rsidR="00282EF2" w:rsidRPr="003C79D0">
      <w:rPr>
        <w:rFonts w:ascii="Open Sans" w:hAnsi="Open Sans" w:cs="Open Sans"/>
        <w:szCs w:val="16"/>
      </w:rPr>
      <w:fldChar w:fldCharType="begin"/>
    </w:r>
    <w:r w:rsidR="00282EF2" w:rsidRPr="003C79D0">
      <w:rPr>
        <w:rFonts w:ascii="Open Sans" w:hAnsi="Open Sans" w:cs="Open Sans"/>
        <w:szCs w:val="16"/>
      </w:rPr>
      <w:instrText xml:space="preserve"> PAGE  \* Arabic  \* MERGEFORMAT </w:instrText>
    </w:r>
    <w:r w:rsidR="00282EF2" w:rsidRPr="003C79D0">
      <w:rPr>
        <w:rFonts w:ascii="Open Sans" w:hAnsi="Open Sans" w:cs="Open Sans"/>
        <w:szCs w:val="16"/>
      </w:rPr>
      <w:fldChar w:fldCharType="separate"/>
    </w:r>
    <w:r w:rsidR="00940977" w:rsidRPr="003C79D0">
      <w:rPr>
        <w:rFonts w:ascii="Open Sans" w:hAnsi="Open Sans" w:cs="Open Sans"/>
        <w:noProof/>
        <w:szCs w:val="16"/>
      </w:rPr>
      <w:t>1</w:t>
    </w:r>
    <w:r w:rsidR="00282EF2" w:rsidRPr="003C79D0">
      <w:rPr>
        <w:rFonts w:ascii="Open Sans" w:hAnsi="Open Sans" w:cs="Open Sans"/>
        <w:szCs w:val="16"/>
      </w:rPr>
      <w:fldChar w:fldCharType="end"/>
    </w:r>
    <w:r w:rsidR="00282EF2" w:rsidRPr="003C79D0">
      <w:rPr>
        <w:rFonts w:ascii="Open Sans" w:hAnsi="Open Sans" w:cs="Open Sans"/>
        <w:szCs w:val="16"/>
      </w:rPr>
      <w:t xml:space="preserve"> of </w:t>
    </w:r>
    <w:r w:rsidR="00282EF2" w:rsidRPr="003C79D0">
      <w:rPr>
        <w:rFonts w:ascii="Open Sans" w:hAnsi="Open Sans" w:cs="Open Sans"/>
        <w:szCs w:val="16"/>
      </w:rPr>
      <w:fldChar w:fldCharType="begin"/>
    </w:r>
    <w:r w:rsidR="00282EF2" w:rsidRPr="003C79D0">
      <w:rPr>
        <w:rFonts w:ascii="Open Sans" w:hAnsi="Open Sans" w:cs="Open Sans"/>
        <w:szCs w:val="16"/>
      </w:rPr>
      <w:instrText xml:space="preserve"> NUMPAGES  \* Arabic  \* MERGEFORMAT </w:instrText>
    </w:r>
    <w:r w:rsidR="00282EF2" w:rsidRPr="003C79D0">
      <w:rPr>
        <w:rFonts w:ascii="Open Sans" w:hAnsi="Open Sans" w:cs="Open Sans"/>
        <w:szCs w:val="16"/>
      </w:rPr>
      <w:fldChar w:fldCharType="separate"/>
    </w:r>
    <w:r w:rsidR="00940977" w:rsidRPr="003C79D0">
      <w:rPr>
        <w:rFonts w:ascii="Open Sans" w:hAnsi="Open Sans" w:cs="Open Sans"/>
        <w:noProof/>
        <w:szCs w:val="16"/>
      </w:rPr>
      <w:t>3</w:t>
    </w:r>
    <w:r w:rsidR="00282EF2" w:rsidRPr="003C79D0">
      <w:rPr>
        <w:rFonts w:ascii="Open Sans" w:hAnsi="Open Sans" w:cs="Open Sans"/>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4135EB" w14:textId="77777777" w:rsidR="00C00245" w:rsidRDefault="00C00245" w:rsidP="007026C1">
      <w:r>
        <w:separator/>
      </w:r>
    </w:p>
  </w:footnote>
  <w:footnote w:type="continuationSeparator" w:id="0">
    <w:p w14:paraId="78701E43" w14:textId="77777777" w:rsidR="00C00245" w:rsidRDefault="00C00245" w:rsidP="007026C1">
      <w:r>
        <w:continuationSeparator/>
      </w:r>
    </w:p>
  </w:footnote>
  <w:footnote w:type="continuationNotice" w:id="1">
    <w:p w14:paraId="14CB2606" w14:textId="77777777" w:rsidR="00C00245" w:rsidRDefault="00C0024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D6DEFA" w14:textId="1092C96B" w:rsidR="007B2357" w:rsidRPr="00D146C8" w:rsidRDefault="007B2357" w:rsidP="007B2357">
    <w:pPr>
      <w:pStyle w:val="Header"/>
      <w:rPr>
        <w:rFonts w:ascii="Open Sans" w:eastAsia="Times New Roman" w:hAnsi="Open Sans" w:cs="Open Sans"/>
        <w:bCs/>
        <w:noProof/>
        <w:kern w:val="32"/>
        <w:szCs w:val="28"/>
        <w:lang w:eastAsia="en-AU" w:bidi="ar-SA"/>
      </w:rPr>
    </w:pPr>
    <w:r w:rsidRPr="003C79D0">
      <w:rPr>
        <w:rFonts w:ascii="Open Sans" w:eastAsia="Times New Roman" w:hAnsi="Open Sans" w:cs="Open Sans"/>
        <w:bCs/>
        <w:kern w:val="32"/>
        <w:szCs w:val="28"/>
        <w:lang w:eastAsia="en-AU" w:bidi="ar-SA"/>
      </w:rPr>
      <w:fldChar w:fldCharType="begin"/>
    </w:r>
    <w:r w:rsidRPr="003C79D0">
      <w:rPr>
        <w:rFonts w:ascii="Open Sans" w:eastAsia="Times New Roman" w:hAnsi="Open Sans" w:cs="Open Sans"/>
        <w:bCs/>
        <w:kern w:val="32"/>
        <w:szCs w:val="28"/>
        <w:lang w:eastAsia="en-AU" w:bidi="ar-SA"/>
      </w:rPr>
      <w:instrText xml:space="preserve"> FILENAME   \* MERGEFORMAT </w:instrText>
    </w:r>
    <w:r w:rsidRPr="003C79D0">
      <w:rPr>
        <w:rFonts w:ascii="Open Sans" w:eastAsia="Times New Roman" w:hAnsi="Open Sans" w:cs="Open Sans"/>
        <w:bCs/>
        <w:kern w:val="32"/>
        <w:szCs w:val="28"/>
        <w:lang w:eastAsia="en-AU" w:bidi="ar-SA"/>
      </w:rPr>
      <w:fldChar w:fldCharType="separate"/>
    </w:r>
    <w:r w:rsidR="00340152">
      <w:rPr>
        <w:rFonts w:ascii="Open Sans" w:eastAsia="Times New Roman" w:hAnsi="Open Sans" w:cs="Open Sans"/>
        <w:bCs/>
        <w:noProof/>
        <w:kern w:val="32"/>
        <w:szCs w:val="28"/>
        <w:lang w:eastAsia="en-AU" w:bidi="ar-SA"/>
      </w:rPr>
      <w:t>ICT30120_BSBXCS303_AT</w:t>
    </w:r>
    <w:r w:rsidR="00C47056">
      <w:rPr>
        <w:rFonts w:ascii="Open Sans" w:eastAsia="Times New Roman" w:hAnsi="Open Sans" w:cs="Open Sans"/>
        <w:bCs/>
        <w:noProof/>
        <w:kern w:val="32"/>
        <w:szCs w:val="28"/>
        <w:lang w:eastAsia="en-AU" w:bidi="ar-SA"/>
      </w:rPr>
      <w:t>2</w:t>
    </w:r>
    <w:r w:rsidR="00340152">
      <w:rPr>
        <w:rFonts w:ascii="Open Sans" w:eastAsia="Times New Roman" w:hAnsi="Open Sans" w:cs="Open Sans"/>
        <w:bCs/>
        <w:noProof/>
        <w:kern w:val="32"/>
        <w:szCs w:val="28"/>
        <w:lang w:eastAsia="en-AU" w:bidi="ar-SA"/>
      </w:rPr>
      <w:t>_TQM</w:t>
    </w:r>
    <w:r w:rsidRPr="003C79D0">
      <w:rPr>
        <w:rFonts w:ascii="Open Sans" w:eastAsia="Times New Roman" w:hAnsi="Open Sans" w:cs="Open Sans"/>
        <w:bCs/>
        <w:kern w:val="32"/>
        <w:szCs w:val="28"/>
        <w:lang w:eastAsia="en-AU" w:bidi="ar-SA"/>
      </w:rPr>
      <w:fldChar w:fldCharType="end"/>
    </w:r>
    <w:r w:rsidR="00D146C8" w:rsidRPr="00D146C8">
      <w:rPr>
        <w:rFonts w:ascii="Open Sans" w:eastAsia="Times New Roman" w:hAnsi="Open Sans" w:cs="Open Sans"/>
        <w:bCs/>
        <w:noProof/>
        <w:kern w:val="32"/>
        <w:szCs w:val="28"/>
        <w:lang w:eastAsia="en-AU" w:bidi="ar-S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97" w:type="pct"/>
      <w:tblInd w:w="108" w:type="dxa"/>
      <w:tblLook w:val="04A0" w:firstRow="1" w:lastRow="0" w:firstColumn="1" w:lastColumn="0" w:noHBand="0" w:noVBand="1"/>
    </w:tblPr>
    <w:tblGrid>
      <w:gridCol w:w="7758"/>
      <w:gridCol w:w="2447"/>
    </w:tblGrid>
    <w:tr w:rsidR="00836649" w:rsidRPr="003C79D0" w14:paraId="3A5A544D" w14:textId="77777777" w:rsidTr="551980B3">
      <w:trPr>
        <w:trHeight w:val="137"/>
      </w:trPr>
      <w:tc>
        <w:tcPr>
          <w:tcW w:w="5000" w:type="pct"/>
          <w:gridSpan w:val="2"/>
          <w:shd w:val="clear" w:color="auto" w:fill="C4262E"/>
          <w:vAlign w:val="bottom"/>
        </w:tcPr>
        <w:p w14:paraId="35F95C65" w14:textId="77777777" w:rsidR="00836649" w:rsidRPr="003C79D0" w:rsidRDefault="00836649">
          <w:pPr>
            <w:pStyle w:val="redbanner"/>
            <w:rPr>
              <w:rFonts w:ascii="Open Sans" w:hAnsi="Open Sans" w:cs="Open Sans"/>
            </w:rPr>
          </w:pPr>
        </w:p>
      </w:tc>
    </w:tr>
    <w:tr w:rsidR="00836649" w:rsidRPr="003C79D0" w14:paraId="3B8F381A" w14:textId="77777777" w:rsidTr="551980B3">
      <w:tc>
        <w:tcPr>
          <w:tcW w:w="3801" w:type="pct"/>
          <w:shd w:val="clear" w:color="auto" w:fill="auto"/>
          <w:vAlign w:val="center"/>
        </w:tcPr>
        <w:p w14:paraId="1C3EBF0E" w14:textId="7CC6F1DF" w:rsidR="00836649" w:rsidRPr="003C79D0" w:rsidRDefault="00836649" w:rsidP="00825E6C">
          <w:pPr>
            <w:keepNext/>
            <w:widowControl/>
            <w:suppressAutoHyphens w:val="0"/>
            <w:outlineLvl w:val="0"/>
            <w:rPr>
              <w:rFonts w:ascii="Open Sans" w:eastAsia="Times New Roman" w:hAnsi="Open Sans" w:cs="Open Sans"/>
              <w:b/>
              <w:bCs/>
              <w:color w:val="000000"/>
              <w:kern w:val="32"/>
              <w:sz w:val="50"/>
              <w:szCs w:val="32"/>
              <w:lang w:eastAsia="en-AU" w:bidi="ar-SA"/>
            </w:rPr>
          </w:pPr>
          <w:r w:rsidRPr="003C79D0">
            <w:rPr>
              <w:rFonts w:ascii="Open Sans" w:eastAsia="Times New Roman" w:hAnsi="Open Sans" w:cs="Open Sans"/>
              <w:b/>
              <w:bCs/>
              <w:color w:val="000000"/>
              <w:kern w:val="32"/>
              <w:sz w:val="50"/>
              <w:szCs w:val="32"/>
              <w:lang w:eastAsia="en-AU" w:bidi="ar-SA"/>
            </w:rPr>
            <w:t xml:space="preserve">Assessment Task </w:t>
          </w:r>
          <w:r w:rsidR="005A2A14">
            <w:rPr>
              <w:rFonts w:ascii="Open Sans" w:eastAsia="Times New Roman" w:hAnsi="Open Sans" w:cs="Open Sans"/>
              <w:b/>
              <w:bCs/>
              <w:color w:val="000000"/>
              <w:kern w:val="32"/>
              <w:sz w:val="50"/>
              <w:szCs w:val="32"/>
              <w:lang w:eastAsia="en-AU" w:bidi="ar-SA"/>
            </w:rPr>
            <w:t>2</w:t>
          </w:r>
        </w:p>
        <w:p w14:paraId="3D31592D" w14:textId="21D51135" w:rsidR="007B2357" w:rsidRPr="006753B1" w:rsidRDefault="007B2357" w:rsidP="00825E6C">
          <w:pPr>
            <w:keepNext/>
            <w:widowControl/>
            <w:suppressAutoHyphens w:val="0"/>
            <w:outlineLvl w:val="0"/>
            <w:rPr>
              <w:rFonts w:ascii="Open Sans" w:eastAsia="Times New Roman" w:hAnsi="Open Sans" w:cs="Open Sans"/>
              <w:bCs/>
              <w:noProof/>
              <w:color w:val="1F497D"/>
              <w:kern w:val="32"/>
              <w:sz w:val="20"/>
              <w:szCs w:val="28"/>
              <w:lang w:eastAsia="en-AU" w:bidi="ar-SA"/>
            </w:rPr>
          </w:pPr>
          <w:r w:rsidRPr="006753B1">
            <w:rPr>
              <w:rFonts w:ascii="Open Sans" w:eastAsia="Times New Roman" w:hAnsi="Open Sans" w:cs="Open Sans"/>
              <w:bCs/>
              <w:kern w:val="32"/>
              <w:sz w:val="20"/>
              <w:szCs w:val="28"/>
              <w:lang w:eastAsia="en-AU" w:bidi="ar-SA"/>
            </w:rPr>
            <w:fldChar w:fldCharType="begin"/>
          </w:r>
          <w:r w:rsidRPr="006753B1">
            <w:rPr>
              <w:rFonts w:ascii="Open Sans" w:eastAsia="Times New Roman" w:hAnsi="Open Sans" w:cs="Open Sans"/>
              <w:bCs/>
              <w:kern w:val="32"/>
              <w:sz w:val="20"/>
              <w:szCs w:val="28"/>
              <w:lang w:eastAsia="en-AU" w:bidi="ar-SA"/>
            </w:rPr>
            <w:instrText xml:space="preserve"> FILENAME   \* MERGEFORMAT </w:instrText>
          </w:r>
          <w:r w:rsidRPr="006753B1">
            <w:rPr>
              <w:rFonts w:ascii="Open Sans" w:eastAsia="Times New Roman" w:hAnsi="Open Sans" w:cs="Open Sans"/>
              <w:bCs/>
              <w:kern w:val="32"/>
              <w:sz w:val="20"/>
              <w:szCs w:val="28"/>
              <w:lang w:eastAsia="en-AU" w:bidi="ar-SA"/>
            </w:rPr>
            <w:fldChar w:fldCharType="separate"/>
          </w:r>
          <w:r w:rsidR="00340152" w:rsidRPr="006753B1">
            <w:rPr>
              <w:rFonts w:ascii="Open Sans" w:eastAsia="Times New Roman" w:hAnsi="Open Sans" w:cs="Open Sans"/>
              <w:bCs/>
              <w:noProof/>
              <w:kern w:val="32"/>
              <w:sz w:val="20"/>
              <w:szCs w:val="28"/>
              <w:lang w:eastAsia="en-AU" w:bidi="ar-SA"/>
            </w:rPr>
            <w:t>ICT30120_BSBXCS303_AT</w:t>
          </w:r>
          <w:r w:rsidR="005A2A14">
            <w:rPr>
              <w:rFonts w:ascii="Open Sans" w:eastAsia="Times New Roman" w:hAnsi="Open Sans" w:cs="Open Sans"/>
              <w:bCs/>
              <w:noProof/>
              <w:kern w:val="32"/>
              <w:sz w:val="20"/>
              <w:szCs w:val="28"/>
              <w:lang w:eastAsia="en-AU" w:bidi="ar-SA"/>
            </w:rPr>
            <w:t>2</w:t>
          </w:r>
          <w:r w:rsidR="00340152" w:rsidRPr="006753B1">
            <w:rPr>
              <w:rFonts w:ascii="Open Sans" w:eastAsia="Times New Roman" w:hAnsi="Open Sans" w:cs="Open Sans"/>
              <w:bCs/>
              <w:noProof/>
              <w:kern w:val="32"/>
              <w:sz w:val="20"/>
              <w:szCs w:val="28"/>
              <w:lang w:eastAsia="en-AU" w:bidi="ar-SA"/>
            </w:rPr>
            <w:t>_TQM.docx</w:t>
          </w:r>
          <w:r w:rsidRPr="006753B1">
            <w:rPr>
              <w:rFonts w:ascii="Open Sans" w:eastAsia="Times New Roman" w:hAnsi="Open Sans" w:cs="Open Sans"/>
              <w:bCs/>
              <w:kern w:val="32"/>
              <w:sz w:val="20"/>
              <w:szCs w:val="28"/>
              <w:lang w:eastAsia="en-AU" w:bidi="ar-SA"/>
            </w:rPr>
            <w:fldChar w:fldCharType="end"/>
          </w:r>
        </w:p>
      </w:tc>
      <w:tc>
        <w:tcPr>
          <w:tcW w:w="1199" w:type="pct"/>
          <w:shd w:val="clear" w:color="auto" w:fill="auto"/>
          <w:vAlign w:val="center"/>
        </w:tcPr>
        <w:p w14:paraId="2936EF83" w14:textId="77777777" w:rsidR="00836649" w:rsidRPr="003C79D0" w:rsidRDefault="551980B3">
          <w:pPr>
            <w:widowControl/>
            <w:suppressAutoHyphens w:val="0"/>
            <w:jc w:val="center"/>
            <w:rPr>
              <w:rFonts w:ascii="Open Sans" w:eastAsia="Times New Roman" w:hAnsi="Open Sans" w:cs="Open Sans"/>
              <w:color w:val="595959"/>
              <w:kern w:val="0"/>
              <w:sz w:val="20"/>
              <w:lang w:eastAsia="en-AU" w:bidi="ar-SA"/>
            </w:rPr>
          </w:pPr>
          <w:r w:rsidRPr="003C79D0">
            <w:rPr>
              <w:rFonts w:ascii="Open Sans" w:hAnsi="Open Sans" w:cs="Open Sans"/>
              <w:noProof/>
            </w:rPr>
            <w:drawing>
              <wp:inline distT="0" distB="0" distL="0" distR="0" wp14:anchorId="0666F2EF" wp14:editId="28B6D1D6">
                <wp:extent cx="1078230" cy="1078230"/>
                <wp:effectExtent l="0" t="0" r="7620" b="7620"/>
                <wp:docPr id="3" name="Picture 3" descr="TAFE QLD 2014_master_RG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078230" cy="1078230"/>
                        </a:xfrm>
                        <a:prstGeom prst="rect">
                          <a:avLst/>
                        </a:prstGeom>
                      </pic:spPr>
                    </pic:pic>
                  </a:graphicData>
                </a:graphic>
              </wp:inline>
            </w:drawing>
          </w:r>
        </w:p>
      </w:tc>
    </w:tr>
    <w:tr w:rsidR="00836649" w:rsidRPr="003C79D0" w14:paraId="325B13D3" w14:textId="77777777" w:rsidTr="551980B3">
      <w:trPr>
        <w:trHeight w:val="137"/>
      </w:trPr>
      <w:tc>
        <w:tcPr>
          <w:tcW w:w="5000" w:type="pct"/>
          <w:gridSpan w:val="2"/>
          <w:shd w:val="clear" w:color="auto" w:fill="C4262E"/>
          <w:vAlign w:val="bottom"/>
        </w:tcPr>
        <w:p w14:paraId="00680A2D" w14:textId="77777777" w:rsidR="00836649" w:rsidRPr="003C79D0" w:rsidRDefault="00836649">
          <w:pPr>
            <w:pStyle w:val="redbanner"/>
            <w:jc w:val="left"/>
            <w:rPr>
              <w:rFonts w:ascii="Open Sans" w:hAnsi="Open Sans" w:cs="Open Sans"/>
            </w:rPr>
          </w:pPr>
        </w:p>
      </w:tc>
    </w:tr>
  </w:tbl>
  <w:p w14:paraId="6B145753" w14:textId="77777777" w:rsidR="00836649" w:rsidRPr="003C79D0" w:rsidRDefault="00836649" w:rsidP="00836649">
    <w:pPr>
      <w:pStyle w:val="Header"/>
      <w:rPr>
        <w:rFonts w:ascii="Open Sans" w:hAnsi="Open Sans" w:cs="Open Sans"/>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DBC2F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1889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430C1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7A87D4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FC5C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4005D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34800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EE3B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C38AC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926A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F2E9C"/>
    <w:multiLevelType w:val="hybridMultilevel"/>
    <w:tmpl w:val="8070B0AC"/>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2C1513F"/>
    <w:multiLevelType w:val="multilevel"/>
    <w:tmpl w:val="588083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7980B97"/>
    <w:multiLevelType w:val="hybridMultilevel"/>
    <w:tmpl w:val="C30C52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B3648D8"/>
    <w:multiLevelType w:val="hybridMultilevel"/>
    <w:tmpl w:val="B43017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EA73F42"/>
    <w:multiLevelType w:val="hybridMultilevel"/>
    <w:tmpl w:val="2A7A18DC"/>
    <w:lvl w:ilvl="0" w:tplc="FD0C5AEA">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4BD4968"/>
    <w:multiLevelType w:val="multilevel"/>
    <w:tmpl w:val="E13697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50E3AAB"/>
    <w:multiLevelType w:val="hybridMultilevel"/>
    <w:tmpl w:val="052E13F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26512605"/>
    <w:multiLevelType w:val="hybridMultilevel"/>
    <w:tmpl w:val="19427C52"/>
    <w:lvl w:ilvl="0" w:tplc="CBEEF65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7FF0A93"/>
    <w:multiLevelType w:val="hybridMultilevel"/>
    <w:tmpl w:val="1E2E4FEC"/>
    <w:lvl w:ilvl="0" w:tplc="7BA87B4E">
      <w:start w:val="1"/>
      <w:numFmt w:val="bullet"/>
      <w:pStyle w:val="Checkbox"/>
      <w:lvlText w:val="¨"/>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BA51158"/>
    <w:multiLevelType w:val="hybridMultilevel"/>
    <w:tmpl w:val="49A4985E"/>
    <w:lvl w:ilvl="0" w:tplc="3572A54E">
      <w:start w:val="126"/>
      <w:numFmt w:val="bullet"/>
      <w:lvlText w:val="-"/>
      <w:lvlJc w:val="left"/>
      <w:pPr>
        <w:ind w:left="720" w:hanging="360"/>
      </w:pPr>
      <w:rPr>
        <w:rFonts w:ascii="Arial" w:eastAsia="Times New Roman"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DC9354B"/>
    <w:multiLevelType w:val="hybridMultilevel"/>
    <w:tmpl w:val="7CC89E76"/>
    <w:lvl w:ilvl="0" w:tplc="D53A8DF6">
      <w:start w:val="100"/>
      <w:numFmt w:val="bullet"/>
      <w:lvlText w:val="-"/>
      <w:lvlJc w:val="left"/>
      <w:pPr>
        <w:ind w:left="360" w:hanging="360"/>
      </w:pPr>
      <w:rPr>
        <w:rFonts w:ascii="Arial" w:eastAsia="SimSu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2E3D184F"/>
    <w:multiLevelType w:val="hybridMultilevel"/>
    <w:tmpl w:val="361E90E0"/>
    <w:lvl w:ilvl="0" w:tplc="5B2C4346">
      <w:start w:val="1"/>
      <w:numFmt w:val="bullet"/>
      <w:pStyle w:val="Table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03E0224"/>
    <w:multiLevelType w:val="hybridMultilevel"/>
    <w:tmpl w:val="08B6A008"/>
    <w:lvl w:ilvl="0" w:tplc="EDA8F90E">
      <w:start w:val="1"/>
      <w:numFmt w:val="bullet"/>
      <w:pStyle w:val="Answercheckbox-main"/>
      <w:lvlText w:val="þ"/>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BB42193"/>
    <w:multiLevelType w:val="hybridMultilevel"/>
    <w:tmpl w:val="CD689060"/>
    <w:lvl w:ilvl="0" w:tplc="02725038">
      <w:start w:val="2"/>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05E0D7E"/>
    <w:multiLevelType w:val="hybridMultilevel"/>
    <w:tmpl w:val="75603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22D690F"/>
    <w:multiLevelType w:val="hybridMultilevel"/>
    <w:tmpl w:val="7EA863F6"/>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8D00CD1"/>
    <w:multiLevelType w:val="hybridMultilevel"/>
    <w:tmpl w:val="6F7C72D4"/>
    <w:lvl w:ilvl="0" w:tplc="8D0C6F90">
      <w:start w:val="100"/>
      <w:numFmt w:val="bullet"/>
      <w:lvlText w:val="-"/>
      <w:lvlJc w:val="left"/>
      <w:pPr>
        <w:ind w:left="360" w:hanging="360"/>
      </w:pPr>
      <w:rPr>
        <w:rFonts w:ascii="Arial" w:eastAsia="SimSu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49A3473E"/>
    <w:multiLevelType w:val="hybridMultilevel"/>
    <w:tmpl w:val="BBC2A8E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D7B352C"/>
    <w:multiLevelType w:val="multilevel"/>
    <w:tmpl w:val="0A3A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122CCD"/>
    <w:multiLevelType w:val="hybridMultilevel"/>
    <w:tmpl w:val="80628DD6"/>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233533"/>
    <w:multiLevelType w:val="multilevel"/>
    <w:tmpl w:val="3CD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7C24F4"/>
    <w:multiLevelType w:val="hybridMultilevel"/>
    <w:tmpl w:val="8AE4C988"/>
    <w:lvl w:ilvl="0" w:tplc="DEBA4606">
      <w:start w:val="1"/>
      <w:numFmt w:val="bullet"/>
      <w:pStyle w:val="Tablebullet-sub"/>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6E95F59"/>
    <w:multiLevelType w:val="hybridMultilevel"/>
    <w:tmpl w:val="5BECC2A4"/>
    <w:lvl w:ilvl="0" w:tplc="1A326364">
      <w:start w:val="4"/>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A231170"/>
    <w:multiLevelType w:val="hybridMultilevel"/>
    <w:tmpl w:val="E4923406"/>
    <w:lvl w:ilvl="0" w:tplc="9FF2A4BA">
      <w:start w:val="8"/>
      <w:numFmt w:val="bullet"/>
      <w:lvlText w:val="-"/>
      <w:lvlJc w:val="left"/>
      <w:pPr>
        <w:ind w:left="720" w:hanging="360"/>
      </w:pPr>
      <w:rPr>
        <w:rFonts w:ascii="Arial" w:eastAsia="MS Mincho" w:hAnsi="Arial" w:cs="Aria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E5A4275"/>
    <w:multiLevelType w:val="hybridMultilevel"/>
    <w:tmpl w:val="A1744D40"/>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46B051E"/>
    <w:multiLevelType w:val="hybridMultilevel"/>
    <w:tmpl w:val="1B0E3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4DF62B7"/>
    <w:multiLevelType w:val="hybridMultilevel"/>
    <w:tmpl w:val="8B745A5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76D653E"/>
    <w:multiLevelType w:val="hybridMultilevel"/>
    <w:tmpl w:val="59326080"/>
    <w:lvl w:ilvl="0" w:tplc="A5287C98">
      <w:start w:val="13"/>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8884917"/>
    <w:multiLevelType w:val="hybridMultilevel"/>
    <w:tmpl w:val="75603F90"/>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90752A7"/>
    <w:multiLevelType w:val="hybridMultilevel"/>
    <w:tmpl w:val="75603F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DE7B4A"/>
    <w:multiLevelType w:val="hybridMultilevel"/>
    <w:tmpl w:val="0868FB2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7F5359E7"/>
    <w:multiLevelType w:val="hybridMultilevel"/>
    <w:tmpl w:val="82EE6D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4" w15:restartNumberingAfterBreak="0">
    <w:nsid w:val="7F5C5126"/>
    <w:multiLevelType w:val="hybridMultilevel"/>
    <w:tmpl w:val="37FE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8159674">
    <w:abstractNumId w:val="22"/>
  </w:num>
  <w:num w:numId="2" w16cid:durableId="36903377">
    <w:abstractNumId w:val="44"/>
  </w:num>
  <w:num w:numId="3" w16cid:durableId="30613183">
    <w:abstractNumId w:val="43"/>
  </w:num>
  <w:num w:numId="4" w16cid:durableId="257981032">
    <w:abstractNumId w:val="38"/>
  </w:num>
  <w:num w:numId="5" w16cid:durableId="1403257622">
    <w:abstractNumId w:val="15"/>
  </w:num>
  <w:num w:numId="6" w16cid:durableId="1177844592">
    <w:abstractNumId w:val="13"/>
  </w:num>
  <w:num w:numId="7" w16cid:durableId="1692219733">
    <w:abstractNumId w:val="40"/>
  </w:num>
  <w:num w:numId="8" w16cid:durableId="1569605662">
    <w:abstractNumId w:val="23"/>
  </w:num>
  <w:num w:numId="9" w16cid:durableId="1619142054">
    <w:abstractNumId w:val="19"/>
  </w:num>
  <w:num w:numId="10" w16cid:durableId="1130974117">
    <w:abstractNumId w:val="9"/>
  </w:num>
  <w:num w:numId="11" w16cid:durableId="974142063">
    <w:abstractNumId w:val="7"/>
  </w:num>
  <w:num w:numId="12" w16cid:durableId="1573392043">
    <w:abstractNumId w:val="6"/>
  </w:num>
  <w:num w:numId="13" w16cid:durableId="1208178171">
    <w:abstractNumId w:val="5"/>
  </w:num>
  <w:num w:numId="14" w16cid:durableId="1277786890">
    <w:abstractNumId w:val="4"/>
  </w:num>
  <w:num w:numId="15" w16cid:durableId="621619579">
    <w:abstractNumId w:val="8"/>
  </w:num>
  <w:num w:numId="16" w16cid:durableId="2133818907">
    <w:abstractNumId w:val="3"/>
  </w:num>
  <w:num w:numId="17" w16cid:durableId="723793823">
    <w:abstractNumId w:val="2"/>
  </w:num>
  <w:num w:numId="18" w16cid:durableId="456220634">
    <w:abstractNumId w:val="1"/>
  </w:num>
  <w:num w:numId="19" w16cid:durableId="1612786775">
    <w:abstractNumId w:val="0"/>
  </w:num>
  <w:num w:numId="20" w16cid:durableId="1365324516">
    <w:abstractNumId w:val="24"/>
  </w:num>
  <w:num w:numId="21" w16cid:durableId="99418807">
    <w:abstractNumId w:val="31"/>
  </w:num>
  <w:num w:numId="22" w16cid:durableId="558251154">
    <w:abstractNumId w:val="11"/>
  </w:num>
  <w:num w:numId="23" w16cid:durableId="1696349714">
    <w:abstractNumId w:val="29"/>
  </w:num>
  <w:num w:numId="24" w16cid:durableId="2089307384">
    <w:abstractNumId w:val="16"/>
  </w:num>
  <w:num w:numId="25" w16cid:durableId="157117616">
    <w:abstractNumId w:val="20"/>
  </w:num>
  <w:num w:numId="26" w16cid:durableId="942687572">
    <w:abstractNumId w:val="32"/>
  </w:num>
  <w:num w:numId="27" w16cid:durableId="1061975517">
    <w:abstractNumId w:val="21"/>
  </w:num>
  <w:num w:numId="28" w16cid:durableId="1360081245">
    <w:abstractNumId w:val="27"/>
  </w:num>
  <w:num w:numId="29" w16cid:durableId="1781338726">
    <w:abstractNumId w:val="33"/>
  </w:num>
  <w:num w:numId="30" w16cid:durableId="1385132231">
    <w:abstractNumId w:val="14"/>
  </w:num>
  <w:num w:numId="31" w16cid:durableId="1672221903">
    <w:abstractNumId w:val="17"/>
  </w:num>
  <w:num w:numId="32" w16cid:durableId="1883666726">
    <w:abstractNumId w:val="28"/>
  </w:num>
  <w:num w:numId="33" w16cid:durableId="1914656607">
    <w:abstractNumId w:val="12"/>
  </w:num>
  <w:num w:numId="34" w16cid:durableId="1620448446">
    <w:abstractNumId w:val="42"/>
  </w:num>
  <w:num w:numId="35" w16cid:durableId="715280896">
    <w:abstractNumId w:val="37"/>
  </w:num>
  <w:num w:numId="36" w16cid:durableId="1026255286">
    <w:abstractNumId w:val="34"/>
  </w:num>
  <w:num w:numId="37" w16cid:durableId="1721203533">
    <w:abstractNumId w:val="18"/>
  </w:num>
  <w:num w:numId="38" w16cid:durableId="795876412">
    <w:abstractNumId w:val="30"/>
  </w:num>
  <w:num w:numId="39" w16cid:durableId="1767653159">
    <w:abstractNumId w:val="39"/>
  </w:num>
  <w:num w:numId="40" w16cid:durableId="2119450371">
    <w:abstractNumId w:val="35"/>
  </w:num>
  <w:num w:numId="41" w16cid:durableId="602343520">
    <w:abstractNumId w:val="10"/>
  </w:num>
  <w:num w:numId="42" w16cid:durableId="1529684714">
    <w:abstractNumId w:val="26"/>
  </w:num>
  <w:num w:numId="43" w16cid:durableId="1447045785">
    <w:abstractNumId w:val="25"/>
  </w:num>
  <w:num w:numId="44" w16cid:durableId="641078798">
    <w:abstractNumId w:val="41"/>
  </w:num>
  <w:num w:numId="45" w16cid:durableId="261888444">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xtrCwtLQwNTcwNrVQ0lEKTi0uzszPAykwrwUAefNUmywAAAA="/>
  </w:docVars>
  <w:rsids>
    <w:rsidRoot w:val="007026C1"/>
    <w:rsid w:val="00002FD9"/>
    <w:rsid w:val="000072B2"/>
    <w:rsid w:val="00010BC2"/>
    <w:rsid w:val="00012633"/>
    <w:rsid w:val="0001753F"/>
    <w:rsid w:val="00017F07"/>
    <w:rsid w:val="00021431"/>
    <w:rsid w:val="00023FA5"/>
    <w:rsid w:val="00026819"/>
    <w:rsid w:val="00026B59"/>
    <w:rsid w:val="0002780C"/>
    <w:rsid w:val="00030BCD"/>
    <w:rsid w:val="00034EF0"/>
    <w:rsid w:val="000364D0"/>
    <w:rsid w:val="0003682C"/>
    <w:rsid w:val="00037889"/>
    <w:rsid w:val="00037CF6"/>
    <w:rsid w:val="000427E6"/>
    <w:rsid w:val="00043E32"/>
    <w:rsid w:val="0004630C"/>
    <w:rsid w:val="00056686"/>
    <w:rsid w:val="00056C2F"/>
    <w:rsid w:val="000601DA"/>
    <w:rsid w:val="0006776F"/>
    <w:rsid w:val="00070ABF"/>
    <w:rsid w:val="00073949"/>
    <w:rsid w:val="00075F88"/>
    <w:rsid w:val="00077D93"/>
    <w:rsid w:val="00083A05"/>
    <w:rsid w:val="00083A34"/>
    <w:rsid w:val="00086015"/>
    <w:rsid w:val="000913D2"/>
    <w:rsid w:val="000933BA"/>
    <w:rsid w:val="000964DF"/>
    <w:rsid w:val="0009714D"/>
    <w:rsid w:val="000A0AA5"/>
    <w:rsid w:val="000A153C"/>
    <w:rsid w:val="000A189D"/>
    <w:rsid w:val="000A46B6"/>
    <w:rsid w:val="000A70C7"/>
    <w:rsid w:val="000B570A"/>
    <w:rsid w:val="000C2F48"/>
    <w:rsid w:val="000C3DD4"/>
    <w:rsid w:val="000C688B"/>
    <w:rsid w:val="000D03FD"/>
    <w:rsid w:val="000D3577"/>
    <w:rsid w:val="000D6DFE"/>
    <w:rsid w:val="000D7A63"/>
    <w:rsid w:val="000E0A33"/>
    <w:rsid w:val="000E24E9"/>
    <w:rsid w:val="000E2AAA"/>
    <w:rsid w:val="000E3151"/>
    <w:rsid w:val="000E455D"/>
    <w:rsid w:val="000F10C9"/>
    <w:rsid w:val="000F18E2"/>
    <w:rsid w:val="000F6BF7"/>
    <w:rsid w:val="000F7D71"/>
    <w:rsid w:val="00103CB9"/>
    <w:rsid w:val="00105D65"/>
    <w:rsid w:val="0011263D"/>
    <w:rsid w:val="001230FC"/>
    <w:rsid w:val="00123A36"/>
    <w:rsid w:val="00131DD0"/>
    <w:rsid w:val="0013710E"/>
    <w:rsid w:val="00141359"/>
    <w:rsid w:val="001463B0"/>
    <w:rsid w:val="00146D9E"/>
    <w:rsid w:val="00150C8E"/>
    <w:rsid w:val="00153595"/>
    <w:rsid w:val="00154186"/>
    <w:rsid w:val="00155F11"/>
    <w:rsid w:val="001636BE"/>
    <w:rsid w:val="00164401"/>
    <w:rsid w:val="00166EF4"/>
    <w:rsid w:val="00170637"/>
    <w:rsid w:val="00171A2D"/>
    <w:rsid w:val="00174D1F"/>
    <w:rsid w:val="00184840"/>
    <w:rsid w:val="001941CD"/>
    <w:rsid w:val="001A00EC"/>
    <w:rsid w:val="001A314A"/>
    <w:rsid w:val="001A4B91"/>
    <w:rsid w:val="001B2DDD"/>
    <w:rsid w:val="001B503F"/>
    <w:rsid w:val="001C06FE"/>
    <w:rsid w:val="001C29E5"/>
    <w:rsid w:val="001C362B"/>
    <w:rsid w:val="001C7835"/>
    <w:rsid w:val="001D1E26"/>
    <w:rsid w:val="001D496E"/>
    <w:rsid w:val="001D5FDD"/>
    <w:rsid w:val="001D6397"/>
    <w:rsid w:val="001D7B8D"/>
    <w:rsid w:val="001F52EA"/>
    <w:rsid w:val="001F5840"/>
    <w:rsid w:val="00202E1F"/>
    <w:rsid w:val="002125AE"/>
    <w:rsid w:val="002138C7"/>
    <w:rsid w:val="00214C5F"/>
    <w:rsid w:val="002160E3"/>
    <w:rsid w:val="002203AB"/>
    <w:rsid w:val="0023133E"/>
    <w:rsid w:val="00231CE4"/>
    <w:rsid w:val="00232E4A"/>
    <w:rsid w:val="0023672D"/>
    <w:rsid w:val="00241D16"/>
    <w:rsid w:val="00246998"/>
    <w:rsid w:val="002475FC"/>
    <w:rsid w:val="00251FF8"/>
    <w:rsid w:val="002610F3"/>
    <w:rsid w:val="00262236"/>
    <w:rsid w:val="00266762"/>
    <w:rsid w:val="00272C24"/>
    <w:rsid w:val="00273BF0"/>
    <w:rsid w:val="00282EF2"/>
    <w:rsid w:val="00283A2E"/>
    <w:rsid w:val="002928AD"/>
    <w:rsid w:val="002A0A90"/>
    <w:rsid w:val="002A3061"/>
    <w:rsid w:val="002A5063"/>
    <w:rsid w:val="002B0131"/>
    <w:rsid w:val="002B171A"/>
    <w:rsid w:val="002B2A9D"/>
    <w:rsid w:val="002B2FAA"/>
    <w:rsid w:val="002C1053"/>
    <w:rsid w:val="002C2DA4"/>
    <w:rsid w:val="002C3E3B"/>
    <w:rsid w:val="002C6FCA"/>
    <w:rsid w:val="002D2E17"/>
    <w:rsid w:val="002D41EA"/>
    <w:rsid w:val="002E239F"/>
    <w:rsid w:val="002E64B9"/>
    <w:rsid w:val="0030259E"/>
    <w:rsid w:val="0030702D"/>
    <w:rsid w:val="00307665"/>
    <w:rsid w:val="003079AB"/>
    <w:rsid w:val="00313AC3"/>
    <w:rsid w:val="003157E8"/>
    <w:rsid w:val="003171A2"/>
    <w:rsid w:val="0031764A"/>
    <w:rsid w:val="00317C90"/>
    <w:rsid w:val="00321105"/>
    <w:rsid w:val="00327BF9"/>
    <w:rsid w:val="00330031"/>
    <w:rsid w:val="003332FE"/>
    <w:rsid w:val="00334231"/>
    <w:rsid w:val="00340152"/>
    <w:rsid w:val="003424EB"/>
    <w:rsid w:val="003438BC"/>
    <w:rsid w:val="00346BC3"/>
    <w:rsid w:val="00347E85"/>
    <w:rsid w:val="00350672"/>
    <w:rsid w:val="00352196"/>
    <w:rsid w:val="003559AA"/>
    <w:rsid w:val="00361130"/>
    <w:rsid w:val="003727CE"/>
    <w:rsid w:val="0037501E"/>
    <w:rsid w:val="00376FE1"/>
    <w:rsid w:val="00377650"/>
    <w:rsid w:val="00381926"/>
    <w:rsid w:val="003838D6"/>
    <w:rsid w:val="00387770"/>
    <w:rsid w:val="0039472D"/>
    <w:rsid w:val="00396CBD"/>
    <w:rsid w:val="003A33DF"/>
    <w:rsid w:val="003A42D8"/>
    <w:rsid w:val="003A71B5"/>
    <w:rsid w:val="003B11FB"/>
    <w:rsid w:val="003B1945"/>
    <w:rsid w:val="003B3892"/>
    <w:rsid w:val="003B499C"/>
    <w:rsid w:val="003B5774"/>
    <w:rsid w:val="003C134D"/>
    <w:rsid w:val="003C1350"/>
    <w:rsid w:val="003C599B"/>
    <w:rsid w:val="003C79D0"/>
    <w:rsid w:val="003E2DCD"/>
    <w:rsid w:val="003E5509"/>
    <w:rsid w:val="003E685E"/>
    <w:rsid w:val="003F0A70"/>
    <w:rsid w:val="003F1C49"/>
    <w:rsid w:val="00400FEC"/>
    <w:rsid w:val="00412BC5"/>
    <w:rsid w:val="004148F3"/>
    <w:rsid w:val="00420313"/>
    <w:rsid w:val="00436EAB"/>
    <w:rsid w:val="0044462D"/>
    <w:rsid w:val="00445EC0"/>
    <w:rsid w:val="00447460"/>
    <w:rsid w:val="00453C95"/>
    <w:rsid w:val="00454C37"/>
    <w:rsid w:val="0045549A"/>
    <w:rsid w:val="00455E59"/>
    <w:rsid w:val="0045702F"/>
    <w:rsid w:val="0046107F"/>
    <w:rsid w:val="00462B7B"/>
    <w:rsid w:val="0047173F"/>
    <w:rsid w:val="0047325B"/>
    <w:rsid w:val="004763D7"/>
    <w:rsid w:val="004807A2"/>
    <w:rsid w:val="0048223F"/>
    <w:rsid w:val="00483293"/>
    <w:rsid w:val="004941AE"/>
    <w:rsid w:val="0049594B"/>
    <w:rsid w:val="00497EB7"/>
    <w:rsid w:val="004A3343"/>
    <w:rsid w:val="004A3637"/>
    <w:rsid w:val="004A7DCB"/>
    <w:rsid w:val="004A7DF5"/>
    <w:rsid w:val="004A7E5C"/>
    <w:rsid w:val="004B00AA"/>
    <w:rsid w:val="004B130C"/>
    <w:rsid w:val="004B7742"/>
    <w:rsid w:val="004C01DF"/>
    <w:rsid w:val="004C336C"/>
    <w:rsid w:val="004C61FA"/>
    <w:rsid w:val="004D1F71"/>
    <w:rsid w:val="004D2941"/>
    <w:rsid w:val="004D56E3"/>
    <w:rsid w:val="004E0815"/>
    <w:rsid w:val="004E1A1D"/>
    <w:rsid w:val="004E2063"/>
    <w:rsid w:val="004E4160"/>
    <w:rsid w:val="004E4D75"/>
    <w:rsid w:val="004E5B75"/>
    <w:rsid w:val="004E6E3E"/>
    <w:rsid w:val="004F09F3"/>
    <w:rsid w:val="004F4EBF"/>
    <w:rsid w:val="00504B5E"/>
    <w:rsid w:val="0051028E"/>
    <w:rsid w:val="0051557E"/>
    <w:rsid w:val="00515E5F"/>
    <w:rsid w:val="00520ADF"/>
    <w:rsid w:val="005224D3"/>
    <w:rsid w:val="005247C6"/>
    <w:rsid w:val="00527E05"/>
    <w:rsid w:val="00532921"/>
    <w:rsid w:val="005372E6"/>
    <w:rsid w:val="0055089E"/>
    <w:rsid w:val="00555CE4"/>
    <w:rsid w:val="0055655F"/>
    <w:rsid w:val="00556E6D"/>
    <w:rsid w:val="00560A43"/>
    <w:rsid w:val="00564EF5"/>
    <w:rsid w:val="00566EFB"/>
    <w:rsid w:val="00567056"/>
    <w:rsid w:val="00567F8B"/>
    <w:rsid w:val="0057732D"/>
    <w:rsid w:val="00580B27"/>
    <w:rsid w:val="00582183"/>
    <w:rsid w:val="00584591"/>
    <w:rsid w:val="00592932"/>
    <w:rsid w:val="00592CFA"/>
    <w:rsid w:val="005938E7"/>
    <w:rsid w:val="005A0A3A"/>
    <w:rsid w:val="005A2A14"/>
    <w:rsid w:val="005A2B70"/>
    <w:rsid w:val="005A49C4"/>
    <w:rsid w:val="005B12B0"/>
    <w:rsid w:val="005B3F69"/>
    <w:rsid w:val="005C18B4"/>
    <w:rsid w:val="005C3EE8"/>
    <w:rsid w:val="005C5DAD"/>
    <w:rsid w:val="005C5E17"/>
    <w:rsid w:val="005D055B"/>
    <w:rsid w:val="005D0EAF"/>
    <w:rsid w:val="005D52AD"/>
    <w:rsid w:val="005E19B4"/>
    <w:rsid w:val="005E656E"/>
    <w:rsid w:val="005E7F09"/>
    <w:rsid w:val="005F0D47"/>
    <w:rsid w:val="005F2ADF"/>
    <w:rsid w:val="005F32D9"/>
    <w:rsid w:val="00602433"/>
    <w:rsid w:val="00611F1E"/>
    <w:rsid w:val="00613070"/>
    <w:rsid w:val="006144C3"/>
    <w:rsid w:val="006460F4"/>
    <w:rsid w:val="00650A4D"/>
    <w:rsid w:val="006534AF"/>
    <w:rsid w:val="006542A8"/>
    <w:rsid w:val="00654529"/>
    <w:rsid w:val="00654D8C"/>
    <w:rsid w:val="0065589C"/>
    <w:rsid w:val="0065651F"/>
    <w:rsid w:val="006612F4"/>
    <w:rsid w:val="006613C5"/>
    <w:rsid w:val="00662A0C"/>
    <w:rsid w:val="00666F8F"/>
    <w:rsid w:val="006729AF"/>
    <w:rsid w:val="006753B1"/>
    <w:rsid w:val="00675F39"/>
    <w:rsid w:val="00682D52"/>
    <w:rsid w:val="006853A0"/>
    <w:rsid w:val="00687088"/>
    <w:rsid w:val="00690B27"/>
    <w:rsid w:val="0069122F"/>
    <w:rsid w:val="006940DE"/>
    <w:rsid w:val="006A06A5"/>
    <w:rsid w:val="006A246C"/>
    <w:rsid w:val="006A3F65"/>
    <w:rsid w:val="006A4774"/>
    <w:rsid w:val="006A6575"/>
    <w:rsid w:val="006A6696"/>
    <w:rsid w:val="006B009D"/>
    <w:rsid w:val="006B5EC2"/>
    <w:rsid w:val="006C1F19"/>
    <w:rsid w:val="006C2FBA"/>
    <w:rsid w:val="006C70C5"/>
    <w:rsid w:val="006D081F"/>
    <w:rsid w:val="006D2A81"/>
    <w:rsid w:val="006D4152"/>
    <w:rsid w:val="006D42D5"/>
    <w:rsid w:val="006D4E57"/>
    <w:rsid w:val="006D6983"/>
    <w:rsid w:val="006E16D0"/>
    <w:rsid w:val="006E4C3E"/>
    <w:rsid w:val="006E5E04"/>
    <w:rsid w:val="0070006D"/>
    <w:rsid w:val="007026C1"/>
    <w:rsid w:val="0070448E"/>
    <w:rsid w:val="00705F5D"/>
    <w:rsid w:val="007077A9"/>
    <w:rsid w:val="0070785E"/>
    <w:rsid w:val="00710384"/>
    <w:rsid w:val="00712B9B"/>
    <w:rsid w:val="00715030"/>
    <w:rsid w:val="00715076"/>
    <w:rsid w:val="00721155"/>
    <w:rsid w:val="0072244E"/>
    <w:rsid w:val="007233AC"/>
    <w:rsid w:val="00732430"/>
    <w:rsid w:val="0074257A"/>
    <w:rsid w:val="00742DAB"/>
    <w:rsid w:val="0074311F"/>
    <w:rsid w:val="007439B0"/>
    <w:rsid w:val="00762F8B"/>
    <w:rsid w:val="00764CA5"/>
    <w:rsid w:val="0076593F"/>
    <w:rsid w:val="0076681B"/>
    <w:rsid w:val="00766C42"/>
    <w:rsid w:val="00767AF0"/>
    <w:rsid w:val="00767BAD"/>
    <w:rsid w:val="00770ACE"/>
    <w:rsid w:val="00772988"/>
    <w:rsid w:val="007775B3"/>
    <w:rsid w:val="00780D44"/>
    <w:rsid w:val="0078169F"/>
    <w:rsid w:val="007817A5"/>
    <w:rsid w:val="00785BCA"/>
    <w:rsid w:val="00786C30"/>
    <w:rsid w:val="00787A9A"/>
    <w:rsid w:val="00791152"/>
    <w:rsid w:val="00791D06"/>
    <w:rsid w:val="007B2357"/>
    <w:rsid w:val="007B520F"/>
    <w:rsid w:val="007B5AA5"/>
    <w:rsid w:val="007B7EB0"/>
    <w:rsid w:val="007C4AF8"/>
    <w:rsid w:val="007D0D35"/>
    <w:rsid w:val="007E75E2"/>
    <w:rsid w:val="007F007D"/>
    <w:rsid w:val="007F1C05"/>
    <w:rsid w:val="007F60DC"/>
    <w:rsid w:val="007F6C84"/>
    <w:rsid w:val="00805324"/>
    <w:rsid w:val="0080635A"/>
    <w:rsid w:val="00810FFC"/>
    <w:rsid w:val="008142F7"/>
    <w:rsid w:val="008155A1"/>
    <w:rsid w:val="008170B2"/>
    <w:rsid w:val="0082120B"/>
    <w:rsid w:val="00823068"/>
    <w:rsid w:val="00825B04"/>
    <w:rsid w:val="00825D25"/>
    <w:rsid w:val="00825E6C"/>
    <w:rsid w:val="008269FB"/>
    <w:rsid w:val="00827AAB"/>
    <w:rsid w:val="00827C8D"/>
    <w:rsid w:val="00827F7E"/>
    <w:rsid w:val="008308DC"/>
    <w:rsid w:val="00831DB6"/>
    <w:rsid w:val="00833A87"/>
    <w:rsid w:val="00836649"/>
    <w:rsid w:val="00840E21"/>
    <w:rsid w:val="00850F74"/>
    <w:rsid w:val="008548DA"/>
    <w:rsid w:val="0086776C"/>
    <w:rsid w:val="00870418"/>
    <w:rsid w:val="008825B1"/>
    <w:rsid w:val="00885A60"/>
    <w:rsid w:val="00887359"/>
    <w:rsid w:val="0088765C"/>
    <w:rsid w:val="0089012B"/>
    <w:rsid w:val="00893E5C"/>
    <w:rsid w:val="008971F7"/>
    <w:rsid w:val="00897BF2"/>
    <w:rsid w:val="00897D44"/>
    <w:rsid w:val="008A1F3D"/>
    <w:rsid w:val="008A7CE6"/>
    <w:rsid w:val="008B0C9B"/>
    <w:rsid w:val="008B5A86"/>
    <w:rsid w:val="008C4D30"/>
    <w:rsid w:val="008D0EC2"/>
    <w:rsid w:val="008F1621"/>
    <w:rsid w:val="008F5885"/>
    <w:rsid w:val="00905E1E"/>
    <w:rsid w:val="009064EE"/>
    <w:rsid w:val="00906B7E"/>
    <w:rsid w:val="00910694"/>
    <w:rsid w:val="00923E45"/>
    <w:rsid w:val="00924370"/>
    <w:rsid w:val="00924411"/>
    <w:rsid w:val="00940977"/>
    <w:rsid w:val="00942547"/>
    <w:rsid w:val="00942F60"/>
    <w:rsid w:val="009438D2"/>
    <w:rsid w:val="00945C2A"/>
    <w:rsid w:val="00947F81"/>
    <w:rsid w:val="0095136F"/>
    <w:rsid w:val="00961273"/>
    <w:rsid w:val="00961E40"/>
    <w:rsid w:val="00962F47"/>
    <w:rsid w:val="009639E9"/>
    <w:rsid w:val="0096502E"/>
    <w:rsid w:val="00970EC3"/>
    <w:rsid w:val="00970F53"/>
    <w:rsid w:val="00974865"/>
    <w:rsid w:val="00974BDA"/>
    <w:rsid w:val="00975C0E"/>
    <w:rsid w:val="00984C02"/>
    <w:rsid w:val="00986424"/>
    <w:rsid w:val="00991596"/>
    <w:rsid w:val="00997615"/>
    <w:rsid w:val="009A1D84"/>
    <w:rsid w:val="009B2B7E"/>
    <w:rsid w:val="009B6C6A"/>
    <w:rsid w:val="009B756E"/>
    <w:rsid w:val="009B7AE8"/>
    <w:rsid w:val="009C12D0"/>
    <w:rsid w:val="009C2A7F"/>
    <w:rsid w:val="009C7CDB"/>
    <w:rsid w:val="009D3152"/>
    <w:rsid w:val="009D3EBF"/>
    <w:rsid w:val="009D65DF"/>
    <w:rsid w:val="009E1A7D"/>
    <w:rsid w:val="00A00495"/>
    <w:rsid w:val="00A01572"/>
    <w:rsid w:val="00A0722A"/>
    <w:rsid w:val="00A12359"/>
    <w:rsid w:val="00A22050"/>
    <w:rsid w:val="00A22641"/>
    <w:rsid w:val="00A3135C"/>
    <w:rsid w:val="00A31C3A"/>
    <w:rsid w:val="00A37A23"/>
    <w:rsid w:val="00A43B76"/>
    <w:rsid w:val="00A45DDB"/>
    <w:rsid w:val="00A47598"/>
    <w:rsid w:val="00A51C43"/>
    <w:rsid w:val="00A61CD0"/>
    <w:rsid w:val="00A62670"/>
    <w:rsid w:val="00A64866"/>
    <w:rsid w:val="00A660F1"/>
    <w:rsid w:val="00A72816"/>
    <w:rsid w:val="00A81B5D"/>
    <w:rsid w:val="00A850C8"/>
    <w:rsid w:val="00A9071B"/>
    <w:rsid w:val="00A96B81"/>
    <w:rsid w:val="00AA64ED"/>
    <w:rsid w:val="00AA6AD8"/>
    <w:rsid w:val="00AB04D2"/>
    <w:rsid w:val="00AB2E65"/>
    <w:rsid w:val="00AB58D6"/>
    <w:rsid w:val="00AC5DF5"/>
    <w:rsid w:val="00AD54CC"/>
    <w:rsid w:val="00AF71A0"/>
    <w:rsid w:val="00B0190B"/>
    <w:rsid w:val="00B023B7"/>
    <w:rsid w:val="00B02545"/>
    <w:rsid w:val="00B032B6"/>
    <w:rsid w:val="00B03963"/>
    <w:rsid w:val="00B03ED0"/>
    <w:rsid w:val="00B056E1"/>
    <w:rsid w:val="00B058A1"/>
    <w:rsid w:val="00B06B6D"/>
    <w:rsid w:val="00B07665"/>
    <w:rsid w:val="00B1354F"/>
    <w:rsid w:val="00B178DA"/>
    <w:rsid w:val="00B23D0B"/>
    <w:rsid w:val="00B31934"/>
    <w:rsid w:val="00B33262"/>
    <w:rsid w:val="00B4248B"/>
    <w:rsid w:val="00B43588"/>
    <w:rsid w:val="00B44AAF"/>
    <w:rsid w:val="00B71280"/>
    <w:rsid w:val="00B72511"/>
    <w:rsid w:val="00B73E94"/>
    <w:rsid w:val="00B765D6"/>
    <w:rsid w:val="00B8036C"/>
    <w:rsid w:val="00B809D3"/>
    <w:rsid w:val="00B85CC9"/>
    <w:rsid w:val="00BB1BDA"/>
    <w:rsid w:val="00BB54F4"/>
    <w:rsid w:val="00BB5F29"/>
    <w:rsid w:val="00BB7518"/>
    <w:rsid w:val="00BB7AC7"/>
    <w:rsid w:val="00BC0048"/>
    <w:rsid w:val="00BC1239"/>
    <w:rsid w:val="00BC21B6"/>
    <w:rsid w:val="00BC4252"/>
    <w:rsid w:val="00BC61BE"/>
    <w:rsid w:val="00BC6224"/>
    <w:rsid w:val="00BD38EC"/>
    <w:rsid w:val="00BD5F64"/>
    <w:rsid w:val="00BE43CC"/>
    <w:rsid w:val="00BF03C4"/>
    <w:rsid w:val="00BF4678"/>
    <w:rsid w:val="00BF4BDF"/>
    <w:rsid w:val="00BF4EFE"/>
    <w:rsid w:val="00BF7A79"/>
    <w:rsid w:val="00C00245"/>
    <w:rsid w:val="00C00310"/>
    <w:rsid w:val="00C0759C"/>
    <w:rsid w:val="00C12EAE"/>
    <w:rsid w:val="00C1532C"/>
    <w:rsid w:val="00C25AD1"/>
    <w:rsid w:val="00C26196"/>
    <w:rsid w:val="00C2647A"/>
    <w:rsid w:val="00C26D0B"/>
    <w:rsid w:val="00C36DC2"/>
    <w:rsid w:val="00C47056"/>
    <w:rsid w:val="00C5116D"/>
    <w:rsid w:val="00C51F33"/>
    <w:rsid w:val="00C5229B"/>
    <w:rsid w:val="00C5339E"/>
    <w:rsid w:val="00C5357A"/>
    <w:rsid w:val="00C56DF2"/>
    <w:rsid w:val="00C639A5"/>
    <w:rsid w:val="00C66D65"/>
    <w:rsid w:val="00C70285"/>
    <w:rsid w:val="00C706D1"/>
    <w:rsid w:val="00C7681D"/>
    <w:rsid w:val="00C830B4"/>
    <w:rsid w:val="00C841E2"/>
    <w:rsid w:val="00C86578"/>
    <w:rsid w:val="00C91014"/>
    <w:rsid w:val="00C917DF"/>
    <w:rsid w:val="00C92143"/>
    <w:rsid w:val="00C934F3"/>
    <w:rsid w:val="00C93687"/>
    <w:rsid w:val="00C972DC"/>
    <w:rsid w:val="00CA137B"/>
    <w:rsid w:val="00CA2EF3"/>
    <w:rsid w:val="00CA5289"/>
    <w:rsid w:val="00CB1C31"/>
    <w:rsid w:val="00CB3C7E"/>
    <w:rsid w:val="00CC0F33"/>
    <w:rsid w:val="00CD1B22"/>
    <w:rsid w:val="00CD2D4A"/>
    <w:rsid w:val="00CD55BB"/>
    <w:rsid w:val="00CD749F"/>
    <w:rsid w:val="00CE01CA"/>
    <w:rsid w:val="00CE362A"/>
    <w:rsid w:val="00CE4544"/>
    <w:rsid w:val="00CF14DA"/>
    <w:rsid w:val="00CF2DA1"/>
    <w:rsid w:val="00CF329D"/>
    <w:rsid w:val="00CF33FC"/>
    <w:rsid w:val="00CF4296"/>
    <w:rsid w:val="00D0089A"/>
    <w:rsid w:val="00D02CA3"/>
    <w:rsid w:val="00D030C6"/>
    <w:rsid w:val="00D03BE7"/>
    <w:rsid w:val="00D05623"/>
    <w:rsid w:val="00D05D86"/>
    <w:rsid w:val="00D108BA"/>
    <w:rsid w:val="00D12D6F"/>
    <w:rsid w:val="00D146C8"/>
    <w:rsid w:val="00D149C8"/>
    <w:rsid w:val="00D17294"/>
    <w:rsid w:val="00D17639"/>
    <w:rsid w:val="00D20B4F"/>
    <w:rsid w:val="00D21510"/>
    <w:rsid w:val="00D237FA"/>
    <w:rsid w:val="00D255A0"/>
    <w:rsid w:val="00D25EF7"/>
    <w:rsid w:val="00D3783B"/>
    <w:rsid w:val="00D4122F"/>
    <w:rsid w:val="00D4132F"/>
    <w:rsid w:val="00D413E0"/>
    <w:rsid w:val="00D46E00"/>
    <w:rsid w:val="00D606E3"/>
    <w:rsid w:val="00D63A7F"/>
    <w:rsid w:val="00D653DE"/>
    <w:rsid w:val="00D675B8"/>
    <w:rsid w:val="00D6767F"/>
    <w:rsid w:val="00D70A15"/>
    <w:rsid w:val="00D73330"/>
    <w:rsid w:val="00D73AB9"/>
    <w:rsid w:val="00D8241E"/>
    <w:rsid w:val="00D82CAA"/>
    <w:rsid w:val="00D906B1"/>
    <w:rsid w:val="00D90EDB"/>
    <w:rsid w:val="00D91BB2"/>
    <w:rsid w:val="00D91FA5"/>
    <w:rsid w:val="00D93F61"/>
    <w:rsid w:val="00D94D34"/>
    <w:rsid w:val="00DA1D9A"/>
    <w:rsid w:val="00DB3DAB"/>
    <w:rsid w:val="00DB3F3E"/>
    <w:rsid w:val="00DB4381"/>
    <w:rsid w:val="00DB4671"/>
    <w:rsid w:val="00DB4B68"/>
    <w:rsid w:val="00DC0EB3"/>
    <w:rsid w:val="00DC2E7D"/>
    <w:rsid w:val="00DC5B23"/>
    <w:rsid w:val="00DC6C6D"/>
    <w:rsid w:val="00DC7192"/>
    <w:rsid w:val="00DC7201"/>
    <w:rsid w:val="00DE3976"/>
    <w:rsid w:val="00DE3EF4"/>
    <w:rsid w:val="00DE4E00"/>
    <w:rsid w:val="00DF3590"/>
    <w:rsid w:val="00DF4FFE"/>
    <w:rsid w:val="00E02645"/>
    <w:rsid w:val="00E077A6"/>
    <w:rsid w:val="00E13050"/>
    <w:rsid w:val="00E138E3"/>
    <w:rsid w:val="00E16692"/>
    <w:rsid w:val="00E16DDA"/>
    <w:rsid w:val="00E17B5A"/>
    <w:rsid w:val="00E23DF5"/>
    <w:rsid w:val="00E31428"/>
    <w:rsid w:val="00E325C3"/>
    <w:rsid w:val="00E516E0"/>
    <w:rsid w:val="00E518CD"/>
    <w:rsid w:val="00E538B7"/>
    <w:rsid w:val="00E575A7"/>
    <w:rsid w:val="00E62E3C"/>
    <w:rsid w:val="00E635D2"/>
    <w:rsid w:val="00E6597B"/>
    <w:rsid w:val="00E75057"/>
    <w:rsid w:val="00E76B2C"/>
    <w:rsid w:val="00E87C93"/>
    <w:rsid w:val="00E91778"/>
    <w:rsid w:val="00E91B44"/>
    <w:rsid w:val="00E923D5"/>
    <w:rsid w:val="00E927A8"/>
    <w:rsid w:val="00EA1A6A"/>
    <w:rsid w:val="00EA4D68"/>
    <w:rsid w:val="00EB3DA0"/>
    <w:rsid w:val="00EB7049"/>
    <w:rsid w:val="00EC18C7"/>
    <w:rsid w:val="00EC7B09"/>
    <w:rsid w:val="00ED033B"/>
    <w:rsid w:val="00EE094B"/>
    <w:rsid w:val="00EE241A"/>
    <w:rsid w:val="00EE3758"/>
    <w:rsid w:val="00EE4F21"/>
    <w:rsid w:val="00EF246A"/>
    <w:rsid w:val="00EF5DC7"/>
    <w:rsid w:val="00EF6437"/>
    <w:rsid w:val="00F001DC"/>
    <w:rsid w:val="00F00541"/>
    <w:rsid w:val="00F01FD6"/>
    <w:rsid w:val="00F043BA"/>
    <w:rsid w:val="00F122DF"/>
    <w:rsid w:val="00F1252E"/>
    <w:rsid w:val="00F164EE"/>
    <w:rsid w:val="00F16EAD"/>
    <w:rsid w:val="00F211B0"/>
    <w:rsid w:val="00F22DA5"/>
    <w:rsid w:val="00F252E3"/>
    <w:rsid w:val="00F35EEE"/>
    <w:rsid w:val="00F41F4B"/>
    <w:rsid w:val="00F479F9"/>
    <w:rsid w:val="00F50939"/>
    <w:rsid w:val="00F53201"/>
    <w:rsid w:val="00F5456B"/>
    <w:rsid w:val="00F54CBA"/>
    <w:rsid w:val="00F61DD0"/>
    <w:rsid w:val="00F62971"/>
    <w:rsid w:val="00F62C7F"/>
    <w:rsid w:val="00F651B8"/>
    <w:rsid w:val="00F65292"/>
    <w:rsid w:val="00F76841"/>
    <w:rsid w:val="00F86DAC"/>
    <w:rsid w:val="00F87960"/>
    <w:rsid w:val="00F958AF"/>
    <w:rsid w:val="00FA3A75"/>
    <w:rsid w:val="00FA7F52"/>
    <w:rsid w:val="00FB2C0B"/>
    <w:rsid w:val="00FB355F"/>
    <w:rsid w:val="00FB3EC9"/>
    <w:rsid w:val="00FC19CF"/>
    <w:rsid w:val="00FC3365"/>
    <w:rsid w:val="00FC4599"/>
    <w:rsid w:val="00FC752B"/>
    <w:rsid w:val="00FD4C28"/>
    <w:rsid w:val="00FE1DA6"/>
    <w:rsid w:val="00FE5490"/>
    <w:rsid w:val="00FE54C2"/>
    <w:rsid w:val="00FF4B6C"/>
    <w:rsid w:val="0D0BA7CA"/>
    <w:rsid w:val="3E14EA21"/>
    <w:rsid w:val="520CA63C"/>
    <w:rsid w:val="551980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B8037"/>
  <w15:docId w15:val="{A7D5F2A2-E585-4FE3-872C-66C75A07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7CE"/>
    <w:pPr>
      <w:widowControl w:val="0"/>
      <w:suppressAutoHyphens/>
      <w:spacing w:before="120" w:after="120" w:line="300" w:lineRule="auto"/>
    </w:pPr>
    <w:rPr>
      <w:rFonts w:ascii="Arial" w:eastAsia="SimSun" w:hAnsi="Arial" w:cs="Mangal"/>
      <w:kern w:val="1"/>
      <w:sz w:val="22"/>
      <w:szCs w:val="24"/>
      <w:lang w:eastAsia="hi-IN" w:bidi="hi-IN"/>
    </w:rPr>
  </w:style>
  <w:style w:type="paragraph" w:styleId="Heading1">
    <w:name w:val="heading 1"/>
    <w:basedOn w:val="Normal"/>
    <w:next w:val="Normal"/>
    <w:link w:val="Heading1Char"/>
    <w:qFormat/>
    <w:rsid w:val="00C934F3"/>
    <w:pPr>
      <w:keepNext/>
      <w:keepLines/>
      <w:spacing w:before="480"/>
      <w:outlineLvl w:val="0"/>
    </w:pPr>
    <w:rPr>
      <w:rFonts w:asciiTheme="majorHAnsi" w:eastAsiaTheme="majorEastAsia" w:hAnsiTheme="majorHAnsi"/>
      <w:b/>
      <w:bCs/>
      <w:sz w:val="28"/>
      <w:szCs w:val="25"/>
    </w:rPr>
  </w:style>
  <w:style w:type="paragraph" w:styleId="Heading2">
    <w:name w:val="heading 2"/>
    <w:basedOn w:val="Normal"/>
    <w:next w:val="Normal"/>
    <w:link w:val="Heading2Char"/>
    <w:uiPriority w:val="9"/>
    <w:semiHidden/>
    <w:unhideWhenUsed/>
    <w:qFormat/>
    <w:rsid w:val="00C934F3"/>
    <w:pPr>
      <w:keepNext/>
      <w:keepLines/>
      <w:spacing w:before="200"/>
      <w:outlineLvl w:val="1"/>
    </w:pPr>
    <w:rPr>
      <w:rFonts w:asciiTheme="majorHAnsi" w:eastAsiaTheme="majorEastAsia" w:hAnsiTheme="majorHAnsi"/>
      <w:b/>
      <w:bCs/>
      <w:sz w:val="26"/>
      <w:szCs w:val="23"/>
    </w:rPr>
  </w:style>
  <w:style w:type="paragraph" w:styleId="Heading3">
    <w:name w:val="heading 3"/>
    <w:basedOn w:val="Normal"/>
    <w:next w:val="Normal"/>
    <w:link w:val="Heading3Char"/>
    <w:uiPriority w:val="9"/>
    <w:semiHidden/>
    <w:unhideWhenUsed/>
    <w:qFormat/>
    <w:rsid w:val="003727CE"/>
    <w:pPr>
      <w:keepNext/>
      <w:keepLines/>
      <w:spacing w:before="200" w:after="0"/>
      <w:outlineLvl w:val="2"/>
    </w:pPr>
    <w:rPr>
      <w:rFonts w:asciiTheme="majorHAnsi" w:eastAsiaTheme="majorEastAsia" w:hAnsiTheme="majorHAnsi"/>
      <w:b/>
      <w:bCs/>
    </w:rPr>
  </w:style>
  <w:style w:type="paragraph" w:styleId="Heading4">
    <w:name w:val="heading 4"/>
    <w:basedOn w:val="Normal"/>
    <w:next w:val="Normal"/>
    <w:link w:val="Heading4Char"/>
    <w:uiPriority w:val="9"/>
    <w:semiHidden/>
    <w:unhideWhenUsed/>
    <w:qFormat/>
    <w:rsid w:val="003727CE"/>
    <w:pPr>
      <w:keepNext/>
      <w:keepLines/>
      <w:spacing w:before="200" w:after="0"/>
      <w:outlineLvl w:val="3"/>
    </w:pPr>
    <w:rPr>
      <w:rFonts w:asciiTheme="majorHAnsi" w:eastAsiaTheme="majorEastAsia" w:hAnsiTheme="majorHAnsi"/>
      <w:b/>
      <w:bCs/>
      <w:i/>
      <w:iCs/>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34F3"/>
    <w:rPr>
      <w:rFonts w:asciiTheme="majorHAnsi" w:eastAsiaTheme="majorEastAsia" w:hAnsiTheme="majorHAnsi" w:cs="Mangal"/>
      <w:b/>
      <w:bCs/>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widowControl/>
      <w:suppressAutoHyphens w:val="0"/>
      <w:spacing w:after="100" w:line="276" w:lineRule="auto"/>
      <w:ind w:left="220"/>
    </w:pPr>
    <w:rPr>
      <w:rFonts w:asciiTheme="minorHAnsi" w:eastAsiaTheme="minorEastAsia" w:hAnsiTheme="minorHAnsi"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uiPriority w:val="35"/>
    <w:qFormat/>
    <w:rsid w:val="00CE01CA"/>
    <w:pPr>
      <w:suppressLineNumbers/>
      <w:jc w:val="center"/>
    </w:pPr>
    <w:rPr>
      <w:iCs/>
      <w:color w:val="808080" w:themeColor="background1" w:themeShade="80"/>
      <w:sz w:val="20"/>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link w:val="ListParagraphChar"/>
    <w:uiPriority w:val="34"/>
    <w:qFormat/>
    <w:rsid w:val="0051557E"/>
    <w:pPr>
      <w:ind w:left="720"/>
      <w:contextualSpacing/>
    </w:pPr>
    <w:rPr>
      <w:szCs w:val="21"/>
    </w:rPr>
  </w:style>
  <w:style w:type="paragraph" w:styleId="TOCHeading">
    <w:name w:val="TOC Heading"/>
    <w:basedOn w:val="Heading1"/>
    <w:next w:val="Normal"/>
    <w:uiPriority w:val="39"/>
    <w:semiHidden/>
    <w:unhideWhenUsed/>
    <w:qFormat/>
    <w:rsid w:val="0051557E"/>
    <w:pPr>
      <w:widowControl/>
      <w:suppressAutoHyphens w:val="0"/>
      <w:spacing w:line="276" w:lineRule="auto"/>
      <w:outlineLvl w:val="9"/>
    </w:pPr>
    <w:rPr>
      <w:rFonts w:cstheme="majorBidi"/>
      <w:kern w:val="0"/>
      <w:szCs w:val="28"/>
      <w:lang w:val="en-US" w:eastAsia="ja-JP" w:bidi="ar-SA"/>
    </w:rPr>
  </w:style>
  <w:style w:type="paragraph" w:styleId="Header">
    <w:name w:val="header"/>
    <w:basedOn w:val="Normal"/>
    <w:link w:val="HeaderChar"/>
    <w:uiPriority w:val="99"/>
    <w:unhideWhenUsed/>
    <w:rsid w:val="00CE01CA"/>
    <w:pPr>
      <w:tabs>
        <w:tab w:val="center" w:pos="4513"/>
        <w:tab w:val="right" w:pos="9026"/>
      </w:tabs>
    </w:pPr>
    <w:rPr>
      <w:sz w:val="16"/>
      <w:szCs w:val="21"/>
    </w:rPr>
  </w:style>
  <w:style w:type="character" w:customStyle="1" w:styleId="HeaderChar">
    <w:name w:val="Header Char"/>
    <w:basedOn w:val="DefaultParagraphFont"/>
    <w:link w:val="Header"/>
    <w:uiPriority w:val="99"/>
    <w:rsid w:val="00CE01CA"/>
    <w:rPr>
      <w:rFonts w:ascii="Arial" w:eastAsia="SimSun" w:hAnsi="Arial" w:cs="Mangal"/>
      <w:kern w:val="1"/>
      <w:sz w:val="16"/>
      <w:szCs w:val="21"/>
      <w:lang w:eastAsia="hi-IN" w:bidi="hi-IN"/>
    </w:rPr>
  </w:style>
  <w:style w:type="paragraph" w:styleId="Footer">
    <w:name w:val="footer"/>
    <w:basedOn w:val="Normal"/>
    <w:link w:val="FooterChar"/>
    <w:uiPriority w:val="99"/>
    <w:unhideWhenUsed/>
    <w:rsid w:val="00CE01CA"/>
    <w:pPr>
      <w:tabs>
        <w:tab w:val="center" w:pos="4513"/>
        <w:tab w:val="right" w:pos="9026"/>
      </w:tabs>
    </w:pPr>
    <w:rPr>
      <w:sz w:val="16"/>
      <w:szCs w:val="21"/>
    </w:rPr>
  </w:style>
  <w:style w:type="character" w:customStyle="1" w:styleId="FooterChar">
    <w:name w:val="Footer Char"/>
    <w:basedOn w:val="DefaultParagraphFont"/>
    <w:link w:val="Footer"/>
    <w:uiPriority w:val="99"/>
    <w:rsid w:val="00CE01CA"/>
    <w:rPr>
      <w:rFonts w:ascii="Arial" w:eastAsia="SimSun" w:hAnsi="Arial" w:cs="Mangal"/>
      <w:kern w:val="1"/>
      <w:sz w:val="16"/>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5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widowControl/>
      <w:suppressAutoHyphens w:val="0"/>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96502E"/>
    <w:pPr>
      <w:widowControl/>
      <w:suppressAutoHyphens w:val="0"/>
      <w:spacing w:before="60" w:after="60"/>
    </w:pPr>
    <w:rPr>
      <w:rFonts w:ascii="Palatino" w:eastAsia="Times New Roman" w:hAnsi="Palatino" w:cs="Times New Roman"/>
      <w:kern w:val="0"/>
      <w:sz w:val="18"/>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character" w:customStyle="1" w:styleId="Heading2Char">
    <w:name w:val="Heading 2 Char"/>
    <w:basedOn w:val="DefaultParagraphFont"/>
    <w:link w:val="Heading2"/>
    <w:uiPriority w:val="9"/>
    <w:semiHidden/>
    <w:rsid w:val="00C934F3"/>
    <w:rPr>
      <w:rFonts w:asciiTheme="majorHAnsi" w:eastAsiaTheme="majorEastAsia" w:hAnsiTheme="majorHAnsi" w:cs="Mangal"/>
      <w:b/>
      <w:bCs/>
      <w:kern w:val="1"/>
      <w:sz w:val="26"/>
      <w:szCs w:val="23"/>
      <w:lang w:eastAsia="hi-IN" w:bidi="hi-IN"/>
    </w:rPr>
  </w:style>
  <w:style w:type="character" w:styleId="CommentReference">
    <w:name w:val="annotation reference"/>
    <w:basedOn w:val="DefaultParagraphFont"/>
    <w:uiPriority w:val="99"/>
    <w:semiHidden/>
    <w:unhideWhenUsed/>
    <w:rsid w:val="0023672D"/>
    <w:rPr>
      <w:sz w:val="16"/>
      <w:szCs w:val="16"/>
    </w:rPr>
  </w:style>
  <w:style w:type="paragraph" w:styleId="CommentText">
    <w:name w:val="annotation text"/>
    <w:basedOn w:val="Normal"/>
    <w:link w:val="CommentTextChar"/>
    <w:uiPriority w:val="99"/>
    <w:semiHidden/>
    <w:unhideWhenUsed/>
    <w:rsid w:val="0023672D"/>
    <w:rPr>
      <w:sz w:val="20"/>
      <w:szCs w:val="18"/>
    </w:rPr>
  </w:style>
  <w:style w:type="character" w:customStyle="1" w:styleId="CommentTextChar">
    <w:name w:val="Comment Text Char"/>
    <w:basedOn w:val="DefaultParagraphFont"/>
    <w:link w:val="CommentText"/>
    <w:uiPriority w:val="99"/>
    <w:semiHidden/>
    <w:rsid w:val="0023672D"/>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23672D"/>
    <w:rPr>
      <w:b/>
      <w:bCs/>
    </w:rPr>
  </w:style>
  <w:style w:type="character" w:customStyle="1" w:styleId="CommentSubjectChar">
    <w:name w:val="Comment Subject Char"/>
    <w:basedOn w:val="CommentTextChar"/>
    <w:link w:val="CommentSubject"/>
    <w:uiPriority w:val="99"/>
    <w:semiHidden/>
    <w:rsid w:val="0023672D"/>
    <w:rPr>
      <w:rFonts w:eastAsia="SimSun" w:cs="Mangal"/>
      <w:b/>
      <w:bCs/>
      <w:kern w:val="1"/>
      <w:szCs w:val="18"/>
      <w:lang w:eastAsia="hi-IN" w:bidi="hi-IN"/>
    </w:rPr>
  </w:style>
  <w:style w:type="character" w:styleId="Hyperlink">
    <w:name w:val="Hyperlink"/>
    <w:rsid w:val="00A96B81"/>
    <w:rPr>
      <w:color w:val="0000FF"/>
      <w:u w:val="single"/>
    </w:rPr>
  </w:style>
  <w:style w:type="paragraph" w:customStyle="1" w:styleId="Default">
    <w:name w:val="Default"/>
    <w:rsid w:val="009D65DF"/>
    <w:pPr>
      <w:autoSpaceDE w:val="0"/>
      <w:autoSpaceDN w:val="0"/>
      <w:adjustRightInd w:val="0"/>
    </w:pPr>
    <w:rPr>
      <w:rFonts w:ascii="Arial" w:hAnsi="Arial" w:cs="Arial"/>
      <w:color w:val="000000"/>
      <w:sz w:val="24"/>
      <w:szCs w:val="24"/>
    </w:rPr>
  </w:style>
  <w:style w:type="paragraph" w:customStyle="1" w:styleId="redbanner">
    <w:name w:val="red banner"/>
    <w:basedOn w:val="Normal"/>
    <w:qFormat/>
    <w:rsid w:val="00CE01CA"/>
    <w:pPr>
      <w:widowControl/>
      <w:suppressAutoHyphens w:val="0"/>
      <w:spacing w:before="0" w:after="0" w:line="240" w:lineRule="auto"/>
      <w:jc w:val="right"/>
    </w:pPr>
    <w:rPr>
      <w:rFonts w:eastAsia="Times New Roman" w:cs="Times New Roman"/>
      <w:color w:val="000000"/>
      <w:kern w:val="0"/>
      <w:sz w:val="18"/>
      <w:lang w:eastAsia="en-AU" w:bidi="ar-SA"/>
    </w:rPr>
  </w:style>
  <w:style w:type="paragraph" w:customStyle="1" w:styleId="TableHeading">
    <w:name w:val="Table Heading"/>
    <w:basedOn w:val="Normal"/>
    <w:uiPriority w:val="4"/>
    <w:qFormat/>
    <w:rsid w:val="000A70C7"/>
    <w:pPr>
      <w:spacing w:before="80" w:after="80"/>
    </w:pPr>
    <w:rPr>
      <w:rFonts w:cs="Arial"/>
      <w:b/>
      <w:szCs w:val="22"/>
    </w:rPr>
  </w:style>
  <w:style w:type="paragraph" w:customStyle="1" w:styleId="TableText">
    <w:name w:val="Table Text"/>
    <w:basedOn w:val="Normal"/>
    <w:uiPriority w:val="4"/>
    <w:qFormat/>
    <w:rsid w:val="00836649"/>
    <w:pPr>
      <w:spacing w:before="80" w:after="80"/>
    </w:pPr>
    <w:rPr>
      <w:rFonts w:cs="Arial"/>
      <w:szCs w:val="20"/>
    </w:rPr>
  </w:style>
  <w:style w:type="paragraph" w:customStyle="1" w:styleId="TableBullet-Main">
    <w:name w:val="Table Bullet - Main"/>
    <w:basedOn w:val="ListParagraph"/>
    <w:qFormat/>
    <w:rsid w:val="000A70C7"/>
    <w:pPr>
      <w:numPr>
        <w:numId w:val="1"/>
      </w:numPr>
      <w:tabs>
        <w:tab w:val="left" w:pos="567"/>
      </w:tabs>
      <w:spacing w:before="80" w:after="80"/>
      <w:ind w:left="567" w:hanging="567"/>
      <w:contextualSpacing w:val="0"/>
    </w:pPr>
    <w:rPr>
      <w:rFonts w:cs="Arial"/>
      <w:szCs w:val="22"/>
    </w:rPr>
  </w:style>
  <w:style w:type="character" w:customStyle="1" w:styleId="Heading3Char">
    <w:name w:val="Heading 3 Char"/>
    <w:basedOn w:val="DefaultParagraphFont"/>
    <w:link w:val="Heading3"/>
    <w:uiPriority w:val="9"/>
    <w:semiHidden/>
    <w:rsid w:val="003727CE"/>
    <w:rPr>
      <w:rFonts w:asciiTheme="majorHAnsi" w:eastAsiaTheme="majorEastAsia" w:hAnsiTheme="majorHAnsi" w:cs="Mangal"/>
      <w:b/>
      <w:bCs/>
      <w:kern w:val="1"/>
      <w:sz w:val="22"/>
      <w:szCs w:val="24"/>
      <w:lang w:eastAsia="hi-IN" w:bidi="hi-IN"/>
    </w:rPr>
  </w:style>
  <w:style w:type="paragraph" w:customStyle="1" w:styleId="Sourcereferencetext">
    <w:name w:val="Source reference text"/>
    <w:link w:val="SourcereferencetextChar"/>
    <w:uiPriority w:val="8"/>
    <w:qFormat/>
    <w:rsid w:val="00CE01CA"/>
    <w:pPr>
      <w:jc w:val="right"/>
    </w:pPr>
    <w:rPr>
      <w:rFonts w:ascii="Arial" w:eastAsia="Calibri" w:hAnsi="Arial" w:cs="Helvetica"/>
      <w:bCs/>
      <w:sz w:val="16"/>
      <w:szCs w:val="16"/>
    </w:rPr>
  </w:style>
  <w:style w:type="character" w:customStyle="1" w:styleId="SourcereferencetextChar">
    <w:name w:val="Source reference text Char"/>
    <w:link w:val="Sourcereferencetext"/>
    <w:uiPriority w:val="8"/>
    <w:rsid w:val="00CE01CA"/>
    <w:rPr>
      <w:rFonts w:ascii="Arial" w:eastAsia="Calibri" w:hAnsi="Arial" w:cs="Helvetica"/>
      <w:bCs/>
      <w:sz w:val="16"/>
      <w:szCs w:val="16"/>
    </w:rPr>
  </w:style>
  <w:style w:type="paragraph" w:customStyle="1" w:styleId="Footnote">
    <w:name w:val="Footnote"/>
    <w:basedOn w:val="Normal"/>
    <w:uiPriority w:val="4"/>
    <w:qFormat/>
    <w:rsid w:val="00CE01CA"/>
    <w:pPr>
      <w:widowControl/>
      <w:suppressAutoHyphens w:val="0"/>
      <w:spacing w:after="0"/>
    </w:pPr>
    <w:rPr>
      <w:rFonts w:eastAsia="Calibri" w:cs="Times New Roman"/>
      <w:kern w:val="0"/>
      <w:sz w:val="20"/>
      <w:szCs w:val="22"/>
      <w:lang w:eastAsia="en-US" w:bidi="ar-SA"/>
    </w:rPr>
  </w:style>
  <w:style w:type="paragraph" w:customStyle="1" w:styleId="Introduction">
    <w:name w:val="Introduction"/>
    <w:basedOn w:val="Normal"/>
    <w:autoRedefine/>
    <w:locked/>
    <w:rsid w:val="00CE01CA"/>
    <w:pPr>
      <w:widowControl/>
      <w:suppressAutoHyphens w:val="0"/>
    </w:pPr>
    <w:rPr>
      <w:rFonts w:eastAsia="Calibri" w:cs="Arial"/>
      <w:kern w:val="0"/>
      <w:szCs w:val="32"/>
      <w:lang w:eastAsia="en-US" w:bidi="ar-SA"/>
    </w:rPr>
  </w:style>
  <w:style w:type="paragraph" w:customStyle="1" w:styleId="Bullet-main">
    <w:name w:val="Bullet - main"/>
    <w:basedOn w:val="ListParagraph"/>
    <w:uiPriority w:val="4"/>
    <w:qFormat/>
    <w:rsid w:val="00D05D86"/>
    <w:pPr>
      <w:widowControl/>
      <w:numPr>
        <w:numId w:val="5"/>
      </w:numPr>
      <w:tabs>
        <w:tab w:val="left" w:pos="567"/>
      </w:tabs>
      <w:suppressAutoHyphens w:val="0"/>
      <w:ind w:left="567" w:hanging="567"/>
      <w:contextualSpacing w:val="0"/>
    </w:pPr>
    <w:rPr>
      <w:rFonts w:eastAsia="Calibri" w:cs="Times New Roman"/>
      <w:kern w:val="0"/>
      <w:szCs w:val="22"/>
      <w:lang w:eastAsia="en-US" w:bidi="ar-SA"/>
    </w:rPr>
  </w:style>
  <w:style w:type="paragraph" w:customStyle="1" w:styleId="Bullet-sub2">
    <w:name w:val="Bullet - sub2"/>
    <w:basedOn w:val="Bullet-main"/>
    <w:uiPriority w:val="4"/>
    <w:qFormat/>
    <w:rsid w:val="00D05D86"/>
    <w:pPr>
      <w:numPr>
        <w:numId w:val="6"/>
      </w:numPr>
      <w:tabs>
        <w:tab w:val="clear" w:pos="567"/>
        <w:tab w:val="left" w:pos="1134"/>
      </w:tabs>
      <w:ind w:left="1134" w:hanging="567"/>
    </w:pPr>
  </w:style>
  <w:style w:type="paragraph" w:customStyle="1" w:styleId="Answerbullet-main">
    <w:name w:val="Answer bullet - main"/>
    <w:basedOn w:val="Bullet-main"/>
    <w:uiPriority w:val="4"/>
    <w:qFormat/>
    <w:rsid w:val="0045702F"/>
    <w:rPr>
      <w:color w:val="FF0000"/>
    </w:rPr>
  </w:style>
  <w:style w:type="paragraph" w:customStyle="1" w:styleId="Answerbullet-sub2">
    <w:name w:val="Answer bullet - sub2"/>
    <w:basedOn w:val="Bullet-sub2"/>
    <w:uiPriority w:val="4"/>
    <w:qFormat/>
    <w:rsid w:val="0045702F"/>
    <w:rPr>
      <w:color w:val="FF0000"/>
    </w:rPr>
  </w:style>
  <w:style w:type="paragraph" w:customStyle="1" w:styleId="Calloutheading">
    <w:name w:val="Callout heading"/>
    <w:basedOn w:val="Normal"/>
    <w:uiPriority w:val="4"/>
    <w:qFormat/>
    <w:rsid w:val="00CE01CA"/>
    <w:pPr>
      <w:widowControl/>
      <w:suppressAutoHyphens w:val="0"/>
    </w:pPr>
    <w:rPr>
      <w:rFonts w:eastAsia="Times New Roman" w:cs="Times New Roman"/>
      <w:b/>
      <w:noProof/>
      <w:kern w:val="0"/>
      <w:sz w:val="24"/>
      <w:szCs w:val="22"/>
      <w:lang w:eastAsia="en-AU" w:bidi="ar-SA"/>
    </w:rPr>
  </w:style>
  <w:style w:type="paragraph" w:customStyle="1" w:styleId="Calloutbullet-main">
    <w:name w:val="Callout bullet - main"/>
    <w:basedOn w:val="Bullet-main"/>
    <w:uiPriority w:val="4"/>
    <w:qFormat/>
    <w:rsid w:val="00CE01CA"/>
    <w:pPr>
      <w:ind w:hanging="425"/>
    </w:pPr>
  </w:style>
  <w:style w:type="paragraph" w:customStyle="1" w:styleId="Callouttext">
    <w:name w:val="Callout text"/>
    <w:basedOn w:val="Bullet-sub2"/>
    <w:uiPriority w:val="4"/>
    <w:qFormat/>
    <w:rsid w:val="00CE01CA"/>
    <w:pPr>
      <w:numPr>
        <w:numId w:val="0"/>
      </w:numPr>
      <w:ind w:left="142"/>
    </w:pPr>
  </w:style>
  <w:style w:type="paragraph" w:customStyle="1" w:styleId="Calloutbullet-sub2">
    <w:name w:val="Callout bullet - sub2"/>
    <w:basedOn w:val="Bullet-sub2"/>
    <w:uiPriority w:val="4"/>
    <w:qFormat/>
    <w:rsid w:val="00CE01CA"/>
  </w:style>
  <w:style w:type="paragraph" w:customStyle="1" w:styleId="Answercalloutbullet-main">
    <w:name w:val="Answer callout bullet - main"/>
    <w:basedOn w:val="Calloutbullet-main"/>
    <w:uiPriority w:val="4"/>
    <w:qFormat/>
    <w:rsid w:val="0045702F"/>
    <w:rPr>
      <w:color w:val="FF0000"/>
    </w:rPr>
  </w:style>
  <w:style w:type="paragraph" w:customStyle="1" w:styleId="Answercalloutbullet-sub">
    <w:name w:val="Answer callout bullet - sub"/>
    <w:basedOn w:val="Calloutbullet-sub2"/>
    <w:uiPriority w:val="4"/>
    <w:qFormat/>
    <w:rsid w:val="0045702F"/>
    <w:rPr>
      <w:color w:val="FF0000"/>
    </w:rPr>
  </w:style>
  <w:style w:type="paragraph" w:customStyle="1" w:styleId="Answercallout">
    <w:name w:val="Answer callout"/>
    <w:basedOn w:val="Callouttext"/>
    <w:uiPriority w:val="4"/>
    <w:qFormat/>
    <w:rsid w:val="0045702F"/>
    <w:rPr>
      <w:color w:val="FF0000"/>
    </w:rPr>
  </w:style>
  <w:style w:type="paragraph" w:customStyle="1" w:styleId="Answertext">
    <w:name w:val="Answer text"/>
    <w:basedOn w:val="Normal"/>
    <w:uiPriority w:val="4"/>
    <w:qFormat/>
    <w:rsid w:val="0045702F"/>
    <w:pPr>
      <w:widowControl/>
      <w:suppressAutoHyphens w:val="0"/>
    </w:pPr>
    <w:rPr>
      <w:rFonts w:eastAsia="Calibri" w:cs="Times New Roman"/>
      <w:color w:val="FF0000"/>
      <w:kern w:val="0"/>
      <w:szCs w:val="22"/>
      <w:lang w:eastAsia="en-US" w:bidi="ar-SA"/>
    </w:rPr>
  </w:style>
  <w:style w:type="paragraph" w:customStyle="1" w:styleId="Answerindent">
    <w:name w:val="Answer indent"/>
    <w:basedOn w:val="Answertext"/>
    <w:uiPriority w:val="4"/>
    <w:qFormat/>
    <w:rsid w:val="0045702F"/>
    <w:pPr>
      <w:ind w:left="567"/>
    </w:pPr>
  </w:style>
  <w:style w:type="paragraph" w:customStyle="1" w:styleId="Bullet-sub3">
    <w:name w:val="Bullet - sub3"/>
    <w:basedOn w:val="ListParagraph"/>
    <w:uiPriority w:val="4"/>
    <w:qFormat/>
    <w:rsid w:val="00D05D86"/>
    <w:pPr>
      <w:widowControl/>
      <w:numPr>
        <w:numId w:val="7"/>
      </w:numPr>
      <w:tabs>
        <w:tab w:val="left" w:pos="1701"/>
      </w:tabs>
      <w:suppressAutoHyphens w:val="0"/>
      <w:ind w:left="1701" w:hanging="567"/>
      <w:contextualSpacing w:val="0"/>
    </w:pPr>
    <w:rPr>
      <w:rFonts w:eastAsia="Calibri" w:cs="Times New Roman"/>
      <w:kern w:val="0"/>
      <w:szCs w:val="22"/>
      <w:lang w:eastAsia="en-US" w:bidi="ar-SA"/>
    </w:rPr>
  </w:style>
  <w:style w:type="paragraph" w:customStyle="1" w:styleId="Answerbullet-sub3">
    <w:name w:val="Answer bullet - sub3"/>
    <w:basedOn w:val="Bullet-sub3"/>
    <w:uiPriority w:val="4"/>
    <w:qFormat/>
    <w:rsid w:val="0045702F"/>
    <w:rPr>
      <w:color w:val="FF0000"/>
    </w:rPr>
  </w:style>
  <w:style w:type="paragraph" w:customStyle="1" w:styleId="Calloutbullet-sub3">
    <w:name w:val="Callout bullet - sub3"/>
    <w:basedOn w:val="Answerbullet-sub3"/>
    <w:uiPriority w:val="4"/>
    <w:qFormat/>
    <w:rsid w:val="00CE01CA"/>
    <w:rPr>
      <w:color w:val="auto"/>
    </w:rPr>
  </w:style>
  <w:style w:type="paragraph" w:customStyle="1" w:styleId="Answercalloutbullet-sub3">
    <w:name w:val="Answer callout bullet - sub3"/>
    <w:basedOn w:val="Answerbullet-sub3"/>
    <w:uiPriority w:val="4"/>
    <w:qFormat/>
    <w:rsid w:val="00CE01CA"/>
  </w:style>
  <w:style w:type="paragraph" w:customStyle="1" w:styleId="Tablebullet-main0">
    <w:name w:val="Table bullet - main"/>
    <w:basedOn w:val="Bullet-main"/>
    <w:uiPriority w:val="4"/>
    <w:qFormat/>
    <w:rsid w:val="00CE01CA"/>
    <w:pPr>
      <w:spacing w:before="80" w:after="80"/>
    </w:pPr>
  </w:style>
  <w:style w:type="paragraph" w:customStyle="1" w:styleId="Tablebullet-sub2">
    <w:name w:val="Table bullet - sub2"/>
    <w:basedOn w:val="Bullet-sub2"/>
    <w:uiPriority w:val="4"/>
    <w:qFormat/>
    <w:rsid w:val="00CE01CA"/>
    <w:pPr>
      <w:spacing w:before="80" w:after="80"/>
    </w:pPr>
  </w:style>
  <w:style w:type="paragraph" w:customStyle="1" w:styleId="Tablebullet-sub3">
    <w:name w:val="Table bullet - sub3"/>
    <w:basedOn w:val="Bullet-sub3"/>
    <w:uiPriority w:val="4"/>
    <w:qFormat/>
    <w:rsid w:val="00CE01CA"/>
    <w:pPr>
      <w:spacing w:before="80" w:after="80"/>
    </w:pPr>
  </w:style>
  <w:style w:type="paragraph" w:customStyle="1" w:styleId="Answercheckbox-main">
    <w:name w:val="Answer checkbox - main"/>
    <w:basedOn w:val="Answerbullet-main"/>
    <w:uiPriority w:val="4"/>
    <w:qFormat/>
    <w:rsid w:val="00CE01CA"/>
    <w:pPr>
      <w:numPr>
        <w:numId w:val="8"/>
      </w:numPr>
      <w:ind w:left="567" w:hanging="567"/>
    </w:pPr>
  </w:style>
  <w:style w:type="paragraph" w:customStyle="1" w:styleId="Checkbox">
    <w:name w:val="Checkbox"/>
    <w:basedOn w:val="Answercheckbox-main"/>
    <w:uiPriority w:val="4"/>
    <w:qFormat/>
    <w:rsid w:val="00CE01CA"/>
    <w:pPr>
      <w:numPr>
        <w:numId w:val="9"/>
      </w:numPr>
      <w:ind w:left="567" w:hanging="567"/>
    </w:pPr>
    <w:rPr>
      <w:color w:val="auto"/>
    </w:rPr>
  </w:style>
  <w:style w:type="paragraph" w:customStyle="1" w:styleId="Checkbox-main">
    <w:name w:val="Checkbox - main"/>
    <w:basedOn w:val="Answercheckbox-main"/>
    <w:uiPriority w:val="4"/>
    <w:qFormat/>
    <w:rsid w:val="00CE01CA"/>
    <w:pPr>
      <w:numPr>
        <w:numId w:val="0"/>
      </w:numPr>
      <w:ind w:left="567" w:hanging="567"/>
    </w:pPr>
    <w:rPr>
      <w:color w:val="auto"/>
    </w:rPr>
  </w:style>
  <w:style w:type="paragraph" w:customStyle="1" w:styleId="Checkbox-sub2">
    <w:name w:val="Checkbox - sub2"/>
    <w:basedOn w:val="Checkbox-main"/>
    <w:qFormat/>
    <w:rsid w:val="00CE01CA"/>
    <w:pPr>
      <w:tabs>
        <w:tab w:val="clear" w:pos="567"/>
        <w:tab w:val="left" w:pos="1134"/>
      </w:tabs>
      <w:ind w:left="1134"/>
    </w:pPr>
  </w:style>
  <w:style w:type="paragraph" w:customStyle="1" w:styleId="Answercheckbox-sub2">
    <w:name w:val="Answer checkbox - sub2"/>
    <w:basedOn w:val="Answercheckbox-main"/>
    <w:uiPriority w:val="4"/>
    <w:qFormat/>
    <w:rsid w:val="00CE01CA"/>
    <w:pPr>
      <w:tabs>
        <w:tab w:val="clear" w:pos="567"/>
        <w:tab w:val="left" w:pos="1134"/>
      </w:tabs>
      <w:ind w:left="1134"/>
    </w:pPr>
  </w:style>
  <w:style w:type="character" w:customStyle="1" w:styleId="Heading4Char">
    <w:name w:val="Heading 4 Char"/>
    <w:basedOn w:val="DefaultParagraphFont"/>
    <w:link w:val="Heading4"/>
    <w:uiPriority w:val="9"/>
    <w:semiHidden/>
    <w:rsid w:val="003727CE"/>
    <w:rPr>
      <w:rFonts w:asciiTheme="majorHAnsi" w:eastAsiaTheme="majorEastAsia" w:hAnsiTheme="majorHAnsi" w:cs="Mangal"/>
      <w:b/>
      <w:bCs/>
      <w:i/>
      <w:iCs/>
      <w:kern w:val="1"/>
      <w:sz w:val="22"/>
      <w:szCs w:val="24"/>
      <w:lang w:eastAsia="hi-IN" w:bidi="hi-IN"/>
    </w:rPr>
  </w:style>
  <w:style w:type="paragraph" w:customStyle="1" w:styleId="Tableheading0">
    <w:name w:val="Table heading"/>
    <w:basedOn w:val="Normal"/>
    <w:qFormat/>
    <w:rsid w:val="00A12359"/>
    <w:pPr>
      <w:spacing w:before="80" w:after="80" w:line="240" w:lineRule="auto"/>
    </w:pPr>
    <w:rPr>
      <w:rFonts w:cs="Arial"/>
      <w:b/>
      <w:szCs w:val="22"/>
    </w:rPr>
  </w:style>
  <w:style w:type="paragraph" w:customStyle="1" w:styleId="Privacydisclaimer">
    <w:name w:val="Privacy disclaimer"/>
    <w:basedOn w:val="Normal"/>
    <w:qFormat/>
    <w:rsid w:val="00A12359"/>
    <w:pPr>
      <w:widowControl/>
      <w:tabs>
        <w:tab w:val="left" w:pos="5160"/>
        <w:tab w:val="left" w:pos="5313"/>
      </w:tabs>
      <w:suppressAutoHyphens w:val="0"/>
      <w:spacing w:before="80" w:after="80" w:line="240" w:lineRule="auto"/>
    </w:pPr>
    <w:rPr>
      <w:rFonts w:eastAsia="Times New Roman" w:cs="Arial"/>
      <w:color w:val="000000"/>
      <w:kern w:val="0"/>
      <w:sz w:val="14"/>
      <w:szCs w:val="18"/>
      <w:lang w:eastAsia="en-AU" w:bidi="ar-SA"/>
    </w:rPr>
  </w:style>
  <w:style w:type="paragraph" w:customStyle="1" w:styleId="paragraph">
    <w:name w:val="paragraph"/>
    <w:basedOn w:val="Normal"/>
    <w:rsid w:val="00FB2C0B"/>
    <w:pPr>
      <w:widowControl/>
      <w:suppressAutoHyphens w:val="0"/>
      <w:spacing w:before="100" w:beforeAutospacing="1" w:after="100" w:afterAutospacing="1" w:line="240" w:lineRule="auto"/>
    </w:pPr>
    <w:rPr>
      <w:rFonts w:ascii="Times New Roman" w:eastAsia="Times New Roman" w:hAnsi="Times New Roman" w:cs="Times New Roman"/>
      <w:kern w:val="0"/>
      <w:sz w:val="24"/>
      <w:lang w:eastAsia="en-AU" w:bidi="ar-SA"/>
    </w:rPr>
  </w:style>
  <w:style w:type="character" w:customStyle="1" w:styleId="normaltextrun">
    <w:name w:val="normaltextrun"/>
    <w:basedOn w:val="DefaultParagraphFont"/>
    <w:rsid w:val="00FB2C0B"/>
  </w:style>
  <w:style w:type="character" w:customStyle="1" w:styleId="eop">
    <w:name w:val="eop"/>
    <w:basedOn w:val="DefaultParagraphFont"/>
    <w:rsid w:val="00FB2C0B"/>
  </w:style>
  <w:style w:type="paragraph" w:customStyle="1" w:styleId="Tabletext0">
    <w:name w:val="Table text"/>
    <w:basedOn w:val="Normal"/>
    <w:qFormat/>
    <w:rsid w:val="00FB3EC9"/>
    <w:pPr>
      <w:spacing w:before="80" w:after="80"/>
    </w:pPr>
    <w:rPr>
      <w:rFonts w:cs="Arial"/>
      <w:szCs w:val="20"/>
    </w:rPr>
  </w:style>
  <w:style w:type="paragraph" w:customStyle="1" w:styleId="Tablebullet-sub">
    <w:name w:val="Table bullet - sub"/>
    <w:basedOn w:val="Tabletext0"/>
    <w:qFormat/>
    <w:rsid w:val="006D42D5"/>
    <w:pPr>
      <w:numPr>
        <w:numId w:val="26"/>
      </w:numPr>
      <w:tabs>
        <w:tab w:val="left" w:pos="1090"/>
      </w:tabs>
      <w:ind w:left="1090" w:hanging="567"/>
    </w:pPr>
    <w:rPr>
      <w:rFonts w:asciiTheme="majorHAnsi" w:hAnsiTheme="majorHAnsi" w:cstheme="majorHAnsi"/>
      <w:lang w:eastAsia="en-US"/>
    </w:rPr>
  </w:style>
  <w:style w:type="character" w:customStyle="1" w:styleId="ListParagraphChar">
    <w:name w:val="List Paragraph Char"/>
    <w:link w:val="ListParagraph"/>
    <w:uiPriority w:val="34"/>
    <w:rsid w:val="007B5AA5"/>
    <w:rPr>
      <w:rFonts w:ascii="Arial" w:eastAsia="SimSun" w:hAnsi="Arial" w:cs="Mangal"/>
      <w:kern w:val="1"/>
      <w:sz w:val="22"/>
      <w:szCs w:val="21"/>
      <w:lang w:eastAsia="hi-IN" w:bidi="hi-IN"/>
    </w:rPr>
  </w:style>
  <w:style w:type="character" w:styleId="UnresolvedMention">
    <w:name w:val="Unresolved Mention"/>
    <w:basedOn w:val="DefaultParagraphFont"/>
    <w:uiPriority w:val="99"/>
    <w:semiHidden/>
    <w:unhideWhenUsed/>
    <w:rsid w:val="00B85CC9"/>
    <w:rPr>
      <w:color w:val="605E5C"/>
      <w:shd w:val="clear" w:color="auto" w:fill="E1DFDD"/>
    </w:rPr>
  </w:style>
  <w:style w:type="character" w:styleId="FollowedHyperlink">
    <w:name w:val="FollowedHyperlink"/>
    <w:basedOn w:val="DefaultParagraphFont"/>
    <w:uiPriority w:val="99"/>
    <w:semiHidden/>
    <w:unhideWhenUsed/>
    <w:rsid w:val="00BD38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82265">
      <w:bodyDiv w:val="1"/>
      <w:marLeft w:val="0"/>
      <w:marRight w:val="0"/>
      <w:marTop w:val="0"/>
      <w:marBottom w:val="0"/>
      <w:divBdr>
        <w:top w:val="none" w:sz="0" w:space="0" w:color="auto"/>
        <w:left w:val="none" w:sz="0" w:space="0" w:color="auto"/>
        <w:bottom w:val="none" w:sz="0" w:space="0" w:color="auto"/>
        <w:right w:val="none" w:sz="0" w:space="0" w:color="auto"/>
      </w:divBdr>
    </w:div>
    <w:div w:id="808127313">
      <w:bodyDiv w:val="1"/>
      <w:marLeft w:val="0"/>
      <w:marRight w:val="0"/>
      <w:marTop w:val="0"/>
      <w:marBottom w:val="0"/>
      <w:divBdr>
        <w:top w:val="none" w:sz="0" w:space="0" w:color="auto"/>
        <w:left w:val="none" w:sz="0" w:space="0" w:color="auto"/>
        <w:bottom w:val="none" w:sz="0" w:space="0" w:color="auto"/>
        <w:right w:val="none" w:sz="0" w:space="0" w:color="auto"/>
      </w:divBdr>
    </w:div>
    <w:div w:id="1059282289">
      <w:bodyDiv w:val="1"/>
      <w:marLeft w:val="0"/>
      <w:marRight w:val="0"/>
      <w:marTop w:val="0"/>
      <w:marBottom w:val="0"/>
      <w:divBdr>
        <w:top w:val="none" w:sz="0" w:space="0" w:color="auto"/>
        <w:left w:val="none" w:sz="0" w:space="0" w:color="auto"/>
        <w:bottom w:val="none" w:sz="0" w:space="0" w:color="auto"/>
        <w:right w:val="none" w:sz="0" w:space="0" w:color="auto"/>
      </w:divBdr>
    </w:div>
    <w:div w:id="1460220356">
      <w:bodyDiv w:val="1"/>
      <w:marLeft w:val="0"/>
      <w:marRight w:val="0"/>
      <w:marTop w:val="0"/>
      <w:marBottom w:val="0"/>
      <w:divBdr>
        <w:top w:val="none" w:sz="0" w:space="0" w:color="auto"/>
        <w:left w:val="none" w:sz="0" w:space="0" w:color="auto"/>
        <w:bottom w:val="none" w:sz="0" w:space="0" w:color="auto"/>
        <w:right w:val="none" w:sz="0" w:space="0" w:color="auto"/>
      </w:divBdr>
    </w:div>
    <w:div w:id="194376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s://github.com/proviq/lusrmgr" TargetMode="External"/><Relationship Id="rId26" Type="http://schemas.openxmlformats.org/officeDocument/2006/relationships/image" Target="media/image5.png"/><Relationship Id="rId39" Type="http://schemas.openxmlformats.org/officeDocument/2006/relationships/image" Target="media/image10.png"/><Relationship Id="rId21" Type="http://schemas.openxmlformats.org/officeDocument/2006/relationships/diagramLayout" Target="diagrams/layout1.xml"/><Relationship Id="rId34" Type="http://schemas.openxmlformats.org/officeDocument/2006/relationships/diagramColors" Target="diagrams/colors2.xml"/><Relationship Id="rId42" Type="http://schemas.openxmlformats.org/officeDocument/2006/relationships/image" Target="media/image13.png"/><Relationship Id="rId47" Type="http://schemas.openxmlformats.org/officeDocument/2006/relationships/image" Target="media/image16.png"/><Relationship Id="rId50" Type="http://schemas.openxmlformats.org/officeDocument/2006/relationships/header" Target="header1.xml"/><Relationship Id="rId55"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7-zip.org/" TargetMode="External"/><Relationship Id="rId29" Type="http://schemas.openxmlformats.org/officeDocument/2006/relationships/image" Target="media/image8.png"/><Relationship Id="rId11" Type="http://schemas.openxmlformats.org/officeDocument/2006/relationships/hyperlink" Target="https://passwordreset.tafeqld.edu.au/default.aspx" TargetMode="External"/><Relationship Id="rId24" Type="http://schemas.microsoft.com/office/2007/relationships/diagramDrawing" Target="diagrams/drawing1.xml"/><Relationship Id="rId32" Type="http://schemas.openxmlformats.org/officeDocument/2006/relationships/diagramLayout" Target="diagrams/layout2.xml"/><Relationship Id="rId37" Type="http://schemas.openxmlformats.org/officeDocument/2006/relationships/hyperlink" Target="https://www.slavasoft.com/hashcalc/" TargetMode="External"/><Relationship Id="rId40" Type="http://schemas.openxmlformats.org/officeDocument/2006/relationships/image" Target="media/image11.png"/><Relationship Id="rId45" Type="http://schemas.openxmlformats.org/officeDocument/2006/relationships/hyperlink" Target="https://freefilesync.org/" TargetMode="External"/><Relationship Id="rId53" Type="http://schemas.openxmlformats.org/officeDocument/2006/relationships/footer" Target="footer2.xml"/><Relationship Id="rId5" Type="http://schemas.openxmlformats.org/officeDocument/2006/relationships/styles" Target="styles.xml"/><Relationship Id="rId10" Type="http://schemas.openxmlformats.org/officeDocument/2006/relationships/hyperlink" Target="https://connect.tafeqld.edu.au/d2l/login" TargetMode="External"/><Relationship Id="rId19" Type="http://schemas.openxmlformats.org/officeDocument/2006/relationships/image" Target="media/image3.png"/><Relationship Id="rId31" Type="http://schemas.openxmlformats.org/officeDocument/2006/relationships/diagramData" Target="diagrams/data2.xml"/><Relationship Id="rId44" Type="http://schemas.openxmlformats.org/officeDocument/2006/relationships/hyperlink" Target="https://www.virtualbox.org/manual/ch05.html" TargetMode="External"/><Relationship Id="rId52"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virtualbox.org/manual/ch05.html" TargetMode="External"/><Relationship Id="rId22" Type="http://schemas.openxmlformats.org/officeDocument/2006/relationships/diagramQuickStyle" Target="diagrams/quickStyle1.xml"/><Relationship Id="rId27" Type="http://schemas.openxmlformats.org/officeDocument/2006/relationships/image" Target="media/image6.png"/><Relationship Id="rId30" Type="http://schemas.openxmlformats.org/officeDocument/2006/relationships/image" Target="media/image9.png"/><Relationship Id="rId35" Type="http://schemas.microsoft.com/office/2007/relationships/diagramDrawing" Target="diagrams/drawing2.xml"/><Relationship Id="rId43" Type="http://schemas.openxmlformats.org/officeDocument/2006/relationships/image" Target="media/image14.png"/><Relationship Id="rId48" Type="http://schemas.openxmlformats.org/officeDocument/2006/relationships/image" Target="media/image17.png"/><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virtualbox.org/manual/ch05.html" TargetMode="External"/><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diagramQuickStyle" Target="diagrams/quickStyle2.xml"/><Relationship Id="rId38" Type="http://schemas.openxmlformats.org/officeDocument/2006/relationships/hyperlink" Target="https://docs.microsoft.com/en-us/powershell/scripting/install/installing-powershell?view=powershell-7.2" TargetMode="External"/><Relationship Id="rId46" Type="http://schemas.openxmlformats.org/officeDocument/2006/relationships/image" Target="media/image15.png"/><Relationship Id="rId20" Type="http://schemas.openxmlformats.org/officeDocument/2006/relationships/diagramData" Target="diagrams/data1.xml"/><Relationship Id="rId41" Type="http://schemas.openxmlformats.org/officeDocument/2006/relationships/image" Target="media/image1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docs.microsoft.com/en-us/windows/security/information-protection/bitlocker/bitlocker-overview" TargetMode="External"/><Relationship Id="rId23" Type="http://schemas.openxmlformats.org/officeDocument/2006/relationships/diagramColors" Target="diagrams/colors1.xml"/><Relationship Id="rId28" Type="http://schemas.openxmlformats.org/officeDocument/2006/relationships/image" Target="media/image7.png"/><Relationship Id="rId36" Type="http://schemas.openxmlformats.org/officeDocument/2006/relationships/hyperlink" Target="https://www.7-zip.org/" TargetMode="External"/><Relationship Id="rId49"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9.tif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7B49446-5C19-456F-8625-99EE8A645B2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AU"/>
        </a:p>
      </dgm:t>
    </dgm:pt>
    <dgm:pt modelId="{972FA91B-44B6-4F44-91BC-32AF9DC38A84}">
      <dgm:prSet phldrT="[Text]"/>
      <dgm:spPr/>
      <dgm:t>
        <a:bodyPr/>
        <a:lstStyle/>
        <a:p>
          <a:r>
            <a:rPr lang="en-AU"/>
            <a:t>Shared</a:t>
          </a:r>
        </a:p>
      </dgm:t>
    </dgm:pt>
    <dgm:pt modelId="{25A06A08-D149-4437-B9CD-AF701DF83AF5}" type="parTrans" cxnId="{E9DDEDB5-6D8F-4E8D-89C9-3FA2E32C575F}">
      <dgm:prSet/>
      <dgm:spPr/>
      <dgm:t>
        <a:bodyPr/>
        <a:lstStyle/>
        <a:p>
          <a:endParaRPr lang="en-AU"/>
        </a:p>
      </dgm:t>
    </dgm:pt>
    <dgm:pt modelId="{9E7664FB-53BF-4F01-97DF-3F87A74D75CA}" type="sibTrans" cxnId="{E9DDEDB5-6D8F-4E8D-89C9-3FA2E32C575F}">
      <dgm:prSet/>
      <dgm:spPr/>
      <dgm:t>
        <a:bodyPr/>
        <a:lstStyle/>
        <a:p>
          <a:endParaRPr lang="en-AU"/>
        </a:p>
      </dgm:t>
    </dgm:pt>
    <dgm:pt modelId="{7B708505-F273-444C-854B-A958CB1CEB16}">
      <dgm:prSet phldrT="[Text]"/>
      <dgm:spPr/>
      <dgm:t>
        <a:bodyPr/>
        <a:lstStyle/>
        <a:p>
          <a:r>
            <a:rPr lang="en-AU">
              <a:solidFill>
                <a:srgbClr val="FFFF00"/>
              </a:solidFill>
            </a:rPr>
            <a:t>Sensitive</a:t>
          </a:r>
          <a:endParaRPr lang="en-AU"/>
        </a:p>
      </dgm:t>
    </dgm:pt>
    <dgm:pt modelId="{F5365FED-1CD1-4901-9438-5324EB6B636D}" type="parTrans" cxnId="{EC75EBEA-F82C-4B74-94BD-FF45A513D1D5}">
      <dgm:prSet/>
      <dgm:spPr/>
      <dgm:t>
        <a:bodyPr/>
        <a:lstStyle/>
        <a:p>
          <a:endParaRPr lang="en-AU"/>
        </a:p>
      </dgm:t>
    </dgm:pt>
    <dgm:pt modelId="{1F2D7CF9-4C35-491A-965A-80E316D5938D}" type="sibTrans" cxnId="{EC75EBEA-F82C-4B74-94BD-FF45A513D1D5}">
      <dgm:prSet/>
      <dgm:spPr/>
      <dgm:t>
        <a:bodyPr/>
        <a:lstStyle/>
        <a:p>
          <a:endParaRPr lang="en-AU"/>
        </a:p>
      </dgm:t>
    </dgm:pt>
    <dgm:pt modelId="{429AD4B2-1285-4119-9850-F5A81F58CADB}">
      <dgm:prSet/>
      <dgm:spPr/>
      <dgm:t>
        <a:bodyPr/>
        <a:lstStyle/>
        <a:p>
          <a:r>
            <a:rPr lang="en-AU"/>
            <a:t>Confidential</a:t>
          </a:r>
        </a:p>
      </dgm:t>
    </dgm:pt>
    <dgm:pt modelId="{6618CA32-77E0-45D9-BA42-7897A39DF5A1}" type="sibTrans" cxnId="{7AAABD48-9517-498C-BA2B-0D1C530C00F5}">
      <dgm:prSet/>
      <dgm:spPr/>
      <dgm:t>
        <a:bodyPr/>
        <a:lstStyle/>
        <a:p>
          <a:endParaRPr lang="en-AU"/>
        </a:p>
      </dgm:t>
    </dgm:pt>
    <dgm:pt modelId="{FCDA5733-8DC4-4918-9837-5D25AC6496BD}" type="parTrans" cxnId="{7AAABD48-9517-498C-BA2B-0D1C530C00F5}">
      <dgm:prSet/>
      <dgm:spPr/>
      <dgm:t>
        <a:bodyPr/>
        <a:lstStyle/>
        <a:p>
          <a:endParaRPr lang="en-AU"/>
        </a:p>
      </dgm:t>
    </dgm:pt>
    <dgm:pt modelId="{1E18DAFB-6491-4262-BA63-BC3CCCC09553}">
      <dgm:prSet phldrT="[Text]"/>
      <dgm:spPr/>
      <dgm:t>
        <a:bodyPr/>
        <a:lstStyle/>
        <a:p>
          <a:r>
            <a:rPr lang="en-AU"/>
            <a:t>Internal</a:t>
          </a:r>
          <a:endParaRPr lang="en-AU">
            <a:solidFill>
              <a:srgbClr val="FFFF00"/>
            </a:solidFill>
          </a:endParaRPr>
        </a:p>
      </dgm:t>
    </dgm:pt>
    <dgm:pt modelId="{7EF8F4D3-ECE0-4569-902F-4D1F7CF7E158}" type="sibTrans" cxnId="{4D1C8ADD-1AF6-443C-921E-81740D87B361}">
      <dgm:prSet/>
      <dgm:spPr/>
      <dgm:t>
        <a:bodyPr/>
        <a:lstStyle/>
        <a:p>
          <a:endParaRPr lang="en-AU"/>
        </a:p>
      </dgm:t>
    </dgm:pt>
    <dgm:pt modelId="{A382979B-A698-4582-B61A-0ECCA6613545}" type="parTrans" cxnId="{4D1C8ADD-1AF6-443C-921E-81740D87B361}">
      <dgm:prSet/>
      <dgm:spPr/>
      <dgm:t>
        <a:bodyPr/>
        <a:lstStyle/>
        <a:p>
          <a:endParaRPr lang="en-AU"/>
        </a:p>
      </dgm:t>
    </dgm:pt>
    <dgm:pt modelId="{391E3CBA-92FD-4B72-8766-DB8BC12E36BE}">
      <dgm:prSet phldrT="[Text]"/>
      <dgm:spPr/>
      <dgm:t>
        <a:bodyPr/>
        <a:lstStyle/>
        <a:p>
          <a:r>
            <a:rPr lang="en-AU"/>
            <a:t>Public</a:t>
          </a:r>
        </a:p>
      </dgm:t>
    </dgm:pt>
    <dgm:pt modelId="{0171AE45-3725-4809-96BA-F1E4E09A145E}" type="sibTrans" cxnId="{2A7F92BD-9ABD-49F6-B672-207CADC3CF4F}">
      <dgm:prSet/>
      <dgm:spPr/>
      <dgm:t>
        <a:bodyPr/>
        <a:lstStyle/>
        <a:p>
          <a:endParaRPr lang="en-AU"/>
        </a:p>
      </dgm:t>
    </dgm:pt>
    <dgm:pt modelId="{16ABFD79-5904-4D9A-B4CA-D819FDE968E2}" type="parTrans" cxnId="{2A7F92BD-9ABD-49F6-B672-207CADC3CF4F}">
      <dgm:prSet/>
      <dgm:spPr/>
      <dgm:t>
        <a:bodyPr/>
        <a:lstStyle/>
        <a:p>
          <a:endParaRPr lang="en-AU"/>
        </a:p>
      </dgm:t>
    </dgm:pt>
    <dgm:pt modelId="{6821DAAA-5C11-4BF1-98ED-4E4B56BCEB75}" type="pres">
      <dgm:prSet presAssocID="{17B49446-5C19-456F-8625-99EE8A645B26}" presName="hierChild1" presStyleCnt="0">
        <dgm:presLayoutVars>
          <dgm:orgChart val="1"/>
          <dgm:chPref val="1"/>
          <dgm:dir/>
          <dgm:animOne val="branch"/>
          <dgm:animLvl val="lvl"/>
          <dgm:resizeHandles/>
        </dgm:presLayoutVars>
      </dgm:prSet>
      <dgm:spPr/>
    </dgm:pt>
    <dgm:pt modelId="{CC3762CF-12CF-481A-A74D-0EAF13385DF4}" type="pres">
      <dgm:prSet presAssocID="{972FA91B-44B6-4F44-91BC-32AF9DC38A84}" presName="hierRoot1" presStyleCnt="0">
        <dgm:presLayoutVars>
          <dgm:hierBranch val="init"/>
        </dgm:presLayoutVars>
      </dgm:prSet>
      <dgm:spPr/>
    </dgm:pt>
    <dgm:pt modelId="{D470FDEB-2877-4946-B935-CA57A522DE1B}" type="pres">
      <dgm:prSet presAssocID="{972FA91B-44B6-4F44-91BC-32AF9DC38A84}" presName="rootComposite1" presStyleCnt="0"/>
      <dgm:spPr/>
    </dgm:pt>
    <dgm:pt modelId="{BF48B473-62AA-4C49-BE08-7CF3CF8C22E1}" type="pres">
      <dgm:prSet presAssocID="{972FA91B-44B6-4F44-91BC-32AF9DC38A84}" presName="rootText1" presStyleLbl="node0" presStyleIdx="0" presStyleCnt="1">
        <dgm:presLayoutVars>
          <dgm:chPref val="3"/>
        </dgm:presLayoutVars>
      </dgm:prSet>
      <dgm:spPr/>
    </dgm:pt>
    <dgm:pt modelId="{871BE4E1-9353-4752-B08F-CC55029BD5A6}" type="pres">
      <dgm:prSet presAssocID="{972FA91B-44B6-4F44-91BC-32AF9DC38A84}" presName="rootConnector1" presStyleLbl="node1" presStyleIdx="0" presStyleCnt="0"/>
      <dgm:spPr/>
    </dgm:pt>
    <dgm:pt modelId="{BFC9994B-00EC-425E-A027-3D2BBDFC90AF}" type="pres">
      <dgm:prSet presAssocID="{972FA91B-44B6-4F44-91BC-32AF9DC38A84}" presName="hierChild2" presStyleCnt="0"/>
      <dgm:spPr/>
    </dgm:pt>
    <dgm:pt modelId="{570C6943-D112-44CA-826A-23C8201980BB}" type="pres">
      <dgm:prSet presAssocID="{16ABFD79-5904-4D9A-B4CA-D819FDE968E2}" presName="Name37" presStyleLbl="parChTrans1D2" presStyleIdx="0" presStyleCnt="3"/>
      <dgm:spPr/>
    </dgm:pt>
    <dgm:pt modelId="{35E6BF08-1B97-40C0-8965-A2DDC0B4FCF4}" type="pres">
      <dgm:prSet presAssocID="{391E3CBA-92FD-4B72-8766-DB8BC12E36BE}" presName="hierRoot2" presStyleCnt="0">
        <dgm:presLayoutVars>
          <dgm:hierBranch val="init"/>
        </dgm:presLayoutVars>
      </dgm:prSet>
      <dgm:spPr/>
    </dgm:pt>
    <dgm:pt modelId="{B004CCAB-6EE9-4506-B9FA-C0CF776517A0}" type="pres">
      <dgm:prSet presAssocID="{391E3CBA-92FD-4B72-8766-DB8BC12E36BE}" presName="rootComposite" presStyleCnt="0"/>
      <dgm:spPr/>
    </dgm:pt>
    <dgm:pt modelId="{6E2E28C4-EC4E-4515-82B5-36F4396B3291}" type="pres">
      <dgm:prSet presAssocID="{391E3CBA-92FD-4B72-8766-DB8BC12E36BE}" presName="rootText" presStyleLbl="node2" presStyleIdx="0" presStyleCnt="3" custLinFactNeighborX="877">
        <dgm:presLayoutVars>
          <dgm:chPref val="3"/>
        </dgm:presLayoutVars>
      </dgm:prSet>
      <dgm:spPr/>
    </dgm:pt>
    <dgm:pt modelId="{19B5B14E-07AD-4674-AD19-25A2D9D50286}" type="pres">
      <dgm:prSet presAssocID="{391E3CBA-92FD-4B72-8766-DB8BC12E36BE}" presName="rootConnector" presStyleLbl="node2" presStyleIdx="0" presStyleCnt="3"/>
      <dgm:spPr/>
    </dgm:pt>
    <dgm:pt modelId="{1BE09780-9B48-409A-BF7F-3330F8BD60DC}" type="pres">
      <dgm:prSet presAssocID="{391E3CBA-92FD-4B72-8766-DB8BC12E36BE}" presName="hierChild4" presStyleCnt="0"/>
      <dgm:spPr/>
    </dgm:pt>
    <dgm:pt modelId="{E33F6644-2CC0-4AA2-84C3-04C47AB4A6F7}" type="pres">
      <dgm:prSet presAssocID="{391E3CBA-92FD-4B72-8766-DB8BC12E36BE}" presName="hierChild5" presStyleCnt="0"/>
      <dgm:spPr/>
    </dgm:pt>
    <dgm:pt modelId="{F5814E42-C65E-4EF4-B89D-BB8EFE4570B0}" type="pres">
      <dgm:prSet presAssocID="{A382979B-A698-4582-B61A-0ECCA6613545}" presName="Name37" presStyleLbl="parChTrans1D2" presStyleIdx="1" presStyleCnt="3"/>
      <dgm:spPr/>
    </dgm:pt>
    <dgm:pt modelId="{8C979411-AB01-4EB9-BF16-A90063CE8906}" type="pres">
      <dgm:prSet presAssocID="{1E18DAFB-6491-4262-BA63-BC3CCCC09553}" presName="hierRoot2" presStyleCnt="0">
        <dgm:presLayoutVars>
          <dgm:hierBranch val="init"/>
        </dgm:presLayoutVars>
      </dgm:prSet>
      <dgm:spPr/>
    </dgm:pt>
    <dgm:pt modelId="{72D6677D-6D31-408C-AAE0-DDEB6AD86A98}" type="pres">
      <dgm:prSet presAssocID="{1E18DAFB-6491-4262-BA63-BC3CCCC09553}" presName="rootComposite" presStyleCnt="0"/>
      <dgm:spPr/>
    </dgm:pt>
    <dgm:pt modelId="{1FB05EAA-042E-489F-A683-091DAC42CBE4}" type="pres">
      <dgm:prSet presAssocID="{1E18DAFB-6491-4262-BA63-BC3CCCC09553}" presName="rootText" presStyleLbl="node2" presStyleIdx="1" presStyleCnt="3">
        <dgm:presLayoutVars>
          <dgm:chPref val="3"/>
        </dgm:presLayoutVars>
      </dgm:prSet>
      <dgm:spPr/>
    </dgm:pt>
    <dgm:pt modelId="{45619354-33C8-4A7E-8E23-DBF52B6F97D2}" type="pres">
      <dgm:prSet presAssocID="{1E18DAFB-6491-4262-BA63-BC3CCCC09553}" presName="rootConnector" presStyleLbl="node2" presStyleIdx="1" presStyleCnt="3"/>
      <dgm:spPr/>
    </dgm:pt>
    <dgm:pt modelId="{6AFCEDD2-3469-4C90-B52A-3725416376CA}" type="pres">
      <dgm:prSet presAssocID="{1E18DAFB-6491-4262-BA63-BC3CCCC09553}" presName="hierChild4" presStyleCnt="0"/>
      <dgm:spPr/>
    </dgm:pt>
    <dgm:pt modelId="{33E93729-20B6-45E2-BBA8-7F63BD5D4709}" type="pres">
      <dgm:prSet presAssocID="{1E18DAFB-6491-4262-BA63-BC3CCCC09553}" presName="hierChild5" presStyleCnt="0"/>
      <dgm:spPr/>
    </dgm:pt>
    <dgm:pt modelId="{4F29947A-C0BC-406F-947B-82E43BCD7BA6}" type="pres">
      <dgm:prSet presAssocID="{FCDA5733-8DC4-4918-9837-5D25AC6496BD}" presName="Name37" presStyleLbl="parChTrans1D2" presStyleIdx="2" presStyleCnt="3"/>
      <dgm:spPr/>
    </dgm:pt>
    <dgm:pt modelId="{4D29C1FB-CCBC-4981-A476-693F7908328E}" type="pres">
      <dgm:prSet presAssocID="{429AD4B2-1285-4119-9850-F5A81F58CADB}" presName="hierRoot2" presStyleCnt="0">
        <dgm:presLayoutVars>
          <dgm:hierBranch val="init"/>
        </dgm:presLayoutVars>
      </dgm:prSet>
      <dgm:spPr/>
    </dgm:pt>
    <dgm:pt modelId="{075F1C28-5A54-43C6-8B63-DDAD25ECC2F8}" type="pres">
      <dgm:prSet presAssocID="{429AD4B2-1285-4119-9850-F5A81F58CADB}" presName="rootComposite" presStyleCnt="0"/>
      <dgm:spPr/>
    </dgm:pt>
    <dgm:pt modelId="{460EB364-39BB-4EAD-BE9C-765176CDC28F}" type="pres">
      <dgm:prSet presAssocID="{429AD4B2-1285-4119-9850-F5A81F58CADB}" presName="rootText" presStyleLbl="node2" presStyleIdx="2" presStyleCnt="3">
        <dgm:presLayoutVars>
          <dgm:chPref val="3"/>
        </dgm:presLayoutVars>
      </dgm:prSet>
      <dgm:spPr/>
    </dgm:pt>
    <dgm:pt modelId="{C13BC4A2-7AEF-455D-9DB7-09D9D2E8A402}" type="pres">
      <dgm:prSet presAssocID="{429AD4B2-1285-4119-9850-F5A81F58CADB}" presName="rootConnector" presStyleLbl="node2" presStyleIdx="2" presStyleCnt="3"/>
      <dgm:spPr/>
    </dgm:pt>
    <dgm:pt modelId="{F235BF3A-CFE7-49EA-A6D6-8CA1B4228D21}" type="pres">
      <dgm:prSet presAssocID="{429AD4B2-1285-4119-9850-F5A81F58CADB}" presName="hierChild4" presStyleCnt="0"/>
      <dgm:spPr/>
    </dgm:pt>
    <dgm:pt modelId="{D6C9A2DE-1C0A-4C2F-82D4-622F1257FC5B}" type="pres">
      <dgm:prSet presAssocID="{F5365FED-1CD1-4901-9438-5324EB6B636D}" presName="Name37" presStyleLbl="parChTrans1D3" presStyleIdx="0" presStyleCnt="1"/>
      <dgm:spPr/>
    </dgm:pt>
    <dgm:pt modelId="{18CCE2B8-5944-4D15-A624-E10804432526}" type="pres">
      <dgm:prSet presAssocID="{7B708505-F273-444C-854B-A958CB1CEB16}" presName="hierRoot2" presStyleCnt="0">
        <dgm:presLayoutVars>
          <dgm:hierBranch val="init"/>
        </dgm:presLayoutVars>
      </dgm:prSet>
      <dgm:spPr/>
    </dgm:pt>
    <dgm:pt modelId="{9165456B-8953-412F-A501-0AF5AF8314A3}" type="pres">
      <dgm:prSet presAssocID="{7B708505-F273-444C-854B-A958CB1CEB16}" presName="rootComposite" presStyleCnt="0"/>
      <dgm:spPr/>
    </dgm:pt>
    <dgm:pt modelId="{39C79171-B2F4-41F9-8B22-B215A5AA523C}" type="pres">
      <dgm:prSet presAssocID="{7B708505-F273-444C-854B-A958CB1CEB16}" presName="rootText" presStyleLbl="node3" presStyleIdx="0" presStyleCnt="1" custLinFactNeighborX="88998" custLinFactNeighborY="30577">
        <dgm:presLayoutVars>
          <dgm:chPref val="3"/>
        </dgm:presLayoutVars>
      </dgm:prSet>
      <dgm:spPr/>
    </dgm:pt>
    <dgm:pt modelId="{DA4DEACE-B7F9-45AB-8C75-FDE73A73C3A5}" type="pres">
      <dgm:prSet presAssocID="{7B708505-F273-444C-854B-A958CB1CEB16}" presName="rootConnector" presStyleLbl="node3" presStyleIdx="0" presStyleCnt="1"/>
      <dgm:spPr/>
    </dgm:pt>
    <dgm:pt modelId="{CCD7D3DC-E699-4F6A-BEA6-7C3E6C5C6E35}" type="pres">
      <dgm:prSet presAssocID="{7B708505-F273-444C-854B-A958CB1CEB16}" presName="hierChild4" presStyleCnt="0"/>
      <dgm:spPr/>
    </dgm:pt>
    <dgm:pt modelId="{601D1166-E488-4D1D-BC45-0CA0DD62E6CD}" type="pres">
      <dgm:prSet presAssocID="{7B708505-F273-444C-854B-A958CB1CEB16}" presName="hierChild5" presStyleCnt="0"/>
      <dgm:spPr/>
    </dgm:pt>
    <dgm:pt modelId="{B87C820A-CBAA-4FF2-B5B2-02CB7C21096D}" type="pres">
      <dgm:prSet presAssocID="{429AD4B2-1285-4119-9850-F5A81F58CADB}" presName="hierChild5" presStyleCnt="0"/>
      <dgm:spPr/>
    </dgm:pt>
    <dgm:pt modelId="{8FDA8458-5711-4BE3-BDA5-7179A31B85F1}" type="pres">
      <dgm:prSet presAssocID="{972FA91B-44B6-4F44-91BC-32AF9DC38A84}" presName="hierChild3" presStyleCnt="0"/>
      <dgm:spPr/>
    </dgm:pt>
  </dgm:ptLst>
  <dgm:cxnLst>
    <dgm:cxn modelId="{97B17D12-F6D4-421D-A197-41211876607E}" type="presOf" srcId="{17B49446-5C19-456F-8625-99EE8A645B26}" destId="{6821DAAA-5C11-4BF1-98ED-4E4B56BCEB75}" srcOrd="0" destOrd="0" presId="urn:microsoft.com/office/officeart/2005/8/layout/orgChart1"/>
    <dgm:cxn modelId="{A09C4421-657F-4BF1-A2AD-965318D35242}" type="presOf" srcId="{429AD4B2-1285-4119-9850-F5A81F58CADB}" destId="{460EB364-39BB-4EAD-BE9C-765176CDC28F}" srcOrd="0" destOrd="0" presId="urn:microsoft.com/office/officeart/2005/8/layout/orgChart1"/>
    <dgm:cxn modelId="{B7598D39-CE93-43ED-B623-86430C04EC85}" type="presOf" srcId="{972FA91B-44B6-4F44-91BC-32AF9DC38A84}" destId="{BF48B473-62AA-4C49-BE08-7CF3CF8C22E1}" srcOrd="0" destOrd="0" presId="urn:microsoft.com/office/officeart/2005/8/layout/orgChart1"/>
    <dgm:cxn modelId="{8C65683F-CFCD-4F97-A08B-A3BFEB992EC9}" type="presOf" srcId="{1E18DAFB-6491-4262-BA63-BC3CCCC09553}" destId="{1FB05EAA-042E-489F-A683-091DAC42CBE4}" srcOrd="0" destOrd="0" presId="urn:microsoft.com/office/officeart/2005/8/layout/orgChart1"/>
    <dgm:cxn modelId="{38CD7C48-4EE2-40E3-97DA-1A4E304B6231}" type="presOf" srcId="{FCDA5733-8DC4-4918-9837-5D25AC6496BD}" destId="{4F29947A-C0BC-406F-947B-82E43BCD7BA6}" srcOrd="0" destOrd="0" presId="urn:microsoft.com/office/officeart/2005/8/layout/orgChart1"/>
    <dgm:cxn modelId="{7AAABD48-9517-498C-BA2B-0D1C530C00F5}" srcId="{972FA91B-44B6-4F44-91BC-32AF9DC38A84}" destId="{429AD4B2-1285-4119-9850-F5A81F58CADB}" srcOrd="2" destOrd="0" parTransId="{FCDA5733-8DC4-4918-9837-5D25AC6496BD}" sibTransId="{6618CA32-77E0-45D9-BA42-7897A39DF5A1}"/>
    <dgm:cxn modelId="{B69B0D69-4132-45BC-BC5B-BA8DDAFCD46F}" type="presOf" srcId="{972FA91B-44B6-4F44-91BC-32AF9DC38A84}" destId="{871BE4E1-9353-4752-B08F-CC55029BD5A6}" srcOrd="1" destOrd="0" presId="urn:microsoft.com/office/officeart/2005/8/layout/orgChart1"/>
    <dgm:cxn modelId="{1604A46C-FB41-48DA-B247-9EB7FA78C420}" type="presOf" srcId="{391E3CBA-92FD-4B72-8766-DB8BC12E36BE}" destId="{19B5B14E-07AD-4674-AD19-25A2D9D50286}" srcOrd="1" destOrd="0" presId="urn:microsoft.com/office/officeart/2005/8/layout/orgChart1"/>
    <dgm:cxn modelId="{FCB51358-4E7D-4E2A-A68F-2421BF38C1FF}" type="presOf" srcId="{391E3CBA-92FD-4B72-8766-DB8BC12E36BE}" destId="{6E2E28C4-EC4E-4515-82B5-36F4396B3291}" srcOrd="0" destOrd="0" presId="urn:microsoft.com/office/officeart/2005/8/layout/orgChart1"/>
    <dgm:cxn modelId="{84AD777A-FD9A-4F55-8DE1-C894B700F82B}" type="presOf" srcId="{F5365FED-1CD1-4901-9438-5324EB6B636D}" destId="{D6C9A2DE-1C0A-4C2F-82D4-622F1257FC5B}" srcOrd="0" destOrd="0" presId="urn:microsoft.com/office/officeart/2005/8/layout/orgChart1"/>
    <dgm:cxn modelId="{371B0EA4-6F4A-49D2-B2DC-72C93C7B946A}" type="presOf" srcId="{A382979B-A698-4582-B61A-0ECCA6613545}" destId="{F5814E42-C65E-4EF4-B89D-BB8EFE4570B0}" srcOrd="0" destOrd="0" presId="urn:microsoft.com/office/officeart/2005/8/layout/orgChart1"/>
    <dgm:cxn modelId="{E9DDEDB5-6D8F-4E8D-89C9-3FA2E32C575F}" srcId="{17B49446-5C19-456F-8625-99EE8A645B26}" destId="{972FA91B-44B6-4F44-91BC-32AF9DC38A84}" srcOrd="0" destOrd="0" parTransId="{25A06A08-D149-4437-B9CD-AF701DF83AF5}" sibTransId="{9E7664FB-53BF-4F01-97DF-3F87A74D75CA}"/>
    <dgm:cxn modelId="{E141F5B7-61E5-48A9-AB1F-C50D7CC02B4B}" type="presOf" srcId="{16ABFD79-5904-4D9A-B4CA-D819FDE968E2}" destId="{570C6943-D112-44CA-826A-23C8201980BB}" srcOrd="0" destOrd="0" presId="urn:microsoft.com/office/officeart/2005/8/layout/orgChart1"/>
    <dgm:cxn modelId="{A44B1FB9-01EE-40D4-94C3-3546C2B02E63}" type="presOf" srcId="{1E18DAFB-6491-4262-BA63-BC3CCCC09553}" destId="{45619354-33C8-4A7E-8E23-DBF52B6F97D2}" srcOrd="1" destOrd="0" presId="urn:microsoft.com/office/officeart/2005/8/layout/orgChart1"/>
    <dgm:cxn modelId="{2A7F92BD-9ABD-49F6-B672-207CADC3CF4F}" srcId="{972FA91B-44B6-4F44-91BC-32AF9DC38A84}" destId="{391E3CBA-92FD-4B72-8766-DB8BC12E36BE}" srcOrd="0" destOrd="0" parTransId="{16ABFD79-5904-4D9A-B4CA-D819FDE968E2}" sibTransId="{0171AE45-3725-4809-96BA-F1E4E09A145E}"/>
    <dgm:cxn modelId="{B1A5F6C2-39E3-40C7-A6F0-C4931ECB5C35}" type="presOf" srcId="{7B708505-F273-444C-854B-A958CB1CEB16}" destId="{DA4DEACE-B7F9-45AB-8C75-FDE73A73C3A5}" srcOrd="1" destOrd="0" presId="urn:microsoft.com/office/officeart/2005/8/layout/orgChart1"/>
    <dgm:cxn modelId="{4D1C8ADD-1AF6-443C-921E-81740D87B361}" srcId="{972FA91B-44B6-4F44-91BC-32AF9DC38A84}" destId="{1E18DAFB-6491-4262-BA63-BC3CCCC09553}" srcOrd="1" destOrd="0" parTransId="{A382979B-A698-4582-B61A-0ECCA6613545}" sibTransId="{7EF8F4D3-ECE0-4569-902F-4D1F7CF7E158}"/>
    <dgm:cxn modelId="{EC75EBEA-F82C-4B74-94BD-FF45A513D1D5}" srcId="{429AD4B2-1285-4119-9850-F5A81F58CADB}" destId="{7B708505-F273-444C-854B-A958CB1CEB16}" srcOrd="0" destOrd="0" parTransId="{F5365FED-1CD1-4901-9438-5324EB6B636D}" sibTransId="{1F2D7CF9-4C35-491A-965A-80E316D5938D}"/>
    <dgm:cxn modelId="{15E65DF6-451D-4025-80DF-8117C933C6E0}" type="presOf" srcId="{7B708505-F273-444C-854B-A958CB1CEB16}" destId="{39C79171-B2F4-41F9-8B22-B215A5AA523C}" srcOrd="0" destOrd="0" presId="urn:microsoft.com/office/officeart/2005/8/layout/orgChart1"/>
    <dgm:cxn modelId="{E4864EF9-E168-4D66-A5BA-72B3E95640DD}" type="presOf" srcId="{429AD4B2-1285-4119-9850-F5A81F58CADB}" destId="{C13BC4A2-7AEF-455D-9DB7-09D9D2E8A402}" srcOrd="1" destOrd="0" presId="urn:microsoft.com/office/officeart/2005/8/layout/orgChart1"/>
    <dgm:cxn modelId="{4E549A6F-FD60-455F-81D4-8DA8D3522487}" type="presParOf" srcId="{6821DAAA-5C11-4BF1-98ED-4E4B56BCEB75}" destId="{CC3762CF-12CF-481A-A74D-0EAF13385DF4}" srcOrd="0" destOrd="0" presId="urn:microsoft.com/office/officeart/2005/8/layout/orgChart1"/>
    <dgm:cxn modelId="{0DC18AAD-EC7A-4577-AD73-F9306B082057}" type="presParOf" srcId="{CC3762CF-12CF-481A-A74D-0EAF13385DF4}" destId="{D470FDEB-2877-4946-B935-CA57A522DE1B}" srcOrd="0" destOrd="0" presId="urn:microsoft.com/office/officeart/2005/8/layout/orgChart1"/>
    <dgm:cxn modelId="{FA9D2B36-500D-4BB5-A787-D5722708DFE3}" type="presParOf" srcId="{D470FDEB-2877-4946-B935-CA57A522DE1B}" destId="{BF48B473-62AA-4C49-BE08-7CF3CF8C22E1}" srcOrd="0" destOrd="0" presId="urn:microsoft.com/office/officeart/2005/8/layout/orgChart1"/>
    <dgm:cxn modelId="{CFB61C97-B727-4226-B7B9-4DC531988CF7}" type="presParOf" srcId="{D470FDEB-2877-4946-B935-CA57A522DE1B}" destId="{871BE4E1-9353-4752-B08F-CC55029BD5A6}" srcOrd="1" destOrd="0" presId="urn:microsoft.com/office/officeart/2005/8/layout/orgChart1"/>
    <dgm:cxn modelId="{21307BED-443C-497E-BF55-CC5BC789C580}" type="presParOf" srcId="{CC3762CF-12CF-481A-A74D-0EAF13385DF4}" destId="{BFC9994B-00EC-425E-A027-3D2BBDFC90AF}" srcOrd="1" destOrd="0" presId="urn:microsoft.com/office/officeart/2005/8/layout/orgChart1"/>
    <dgm:cxn modelId="{4725BF86-934C-438D-86E7-122593FE7BA4}" type="presParOf" srcId="{BFC9994B-00EC-425E-A027-3D2BBDFC90AF}" destId="{570C6943-D112-44CA-826A-23C8201980BB}" srcOrd="0" destOrd="0" presId="urn:microsoft.com/office/officeart/2005/8/layout/orgChart1"/>
    <dgm:cxn modelId="{27F7851D-82A6-4FEE-BFD3-8B126463D8B6}" type="presParOf" srcId="{BFC9994B-00EC-425E-A027-3D2BBDFC90AF}" destId="{35E6BF08-1B97-40C0-8965-A2DDC0B4FCF4}" srcOrd="1" destOrd="0" presId="urn:microsoft.com/office/officeart/2005/8/layout/orgChart1"/>
    <dgm:cxn modelId="{88EA9FAF-BFFF-4779-8F3E-64778A048329}" type="presParOf" srcId="{35E6BF08-1B97-40C0-8965-A2DDC0B4FCF4}" destId="{B004CCAB-6EE9-4506-B9FA-C0CF776517A0}" srcOrd="0" destOrd="0" presId="urn:microsoft.com/office/officeart/2005/8/layout/orgChart1"/>
    <dgm:cxn modelId="{DD6A5275-95D1-4C08-A897-3051D369C32E}" type="presParOf" srcId="{B004CCAB-6EE9-4506-B9FA-C0CF776517A0}" destId="{6E2E28C4-EC4E-4515-82B5-36F4396B3291}" srcOrd="0" destOrd="0" presId="urn:microsoft.com/office/officeart/2005/8/layout/orgChart1"/>
    <dgm:cxn modelId="{2AD8E774-F069-4B3D-8F69-3A02439565F3}" type="presParOf" srcId="{B004CCAB-6EE9-4506-B9FA-C0CF776517A0}" destId="{19B5B14E-07AD-4674-AD19-25A2D9D50286}" srcOrd="1" destOrd="0" presId="urn:microsoft.com/office/officeart/2005/8/layout/orgChart1"/>
    <dgm:cxn modelId="{BD47B5C3-2A74-43FC-8757-52DC15A5B20D}" type="presParOf" srcId="{35E6BF08-1B97-40C0-8965-A2DDC0B4FCF4}" destId="{1BE09780-9B48-409A-BF7F-3330F8BD60DC}" srcOrd="1" destOrd="0" presId="urn:microsoft.com/office/officeart/2005/8/layout/orgChart1"/>
    <dgm:cxn modelId="{865E013E-E5BB-4FF7-9B0C-82CAD712FD65}" type="presParOf" srcId="{35E6BF08-1B97-40C0-8965-A2DDC0B4FCF4}" destId="{E33F6644-2CC0-4AA2-84C3-04C47AB4A6F7}" srcOrd="2" destOrd="0" presId="urn:microsoft.com/office/officeart/2005/8/layout/orgChart1"/>
    <dgm:cxn modelId="{C4EBF56B-BA5F-4BE5-AFE6-7E80D4EA4ECE}" type="presParOf" srcId="{BFC9994B-00EC-425E-A027-3D2BBDFC90AF}" destId="{F5814E42-C65E-4EF4-B89D-BB8EFE4570B0}" srcOrd="2" destOrd="0" presId="urn:microsoft.com/office/officeart/2005/8/layout/orgChart1"/>
    <dgm:cxn modelId="{1CAE1E4D-0579-4F04-9AEA-D77360FD69C1}" type="presParOf" srcId="{BFC9994B-00EC-425E-A027-3D2BBDFC90AF}" destId="{8C979411-AB01-4EB9-BF16-A90063CE8906}" srcOrd="3" destOrd="0" presId="urn:microsoft.com/office/officeart/2005/8/layout/orgChart1"/>
    <dgm:cxn modelId="{91045B2F-97DB-43BD-8B05-B2582450D9BB}" type="presParOf" srcId="{8C979411-AB01-4EB9-BF16-A90063CE8906}" destId="{72D6677D-6D31-408C-AAE0-DDEB6AD86A98}" srcOrd="0" destOrd="0" presId="urn:microsoft.com/office/officeart/2005/8/layout/orgChart1"/>
    <dgm:cxn modelId="{8700E4EB-1D08-470C-BF87-A36E96486ED1}" type="presParOf" srcId="{72D6677D-6D31-408C-AAE0-DDEB6AD86A98}" destId="{1FB05EAA-042E-489F-A683-091DAC42CBE4}" srcOrd="0" destOrd="0" presId="urn:microsoft.com/office/officeart/2005/8/layout/orgChart1"/>
    <dgm:cxn modelId="{FCEB0CF0-983C-4C58-A23A-984FF6EED20E}" type="presParOf" srcId="{72D6677D-6D31-408C-AAE0-DDEB6AD86A98}" destId="{45619354-33C8-4A7E-8E23-DBF52B6F97D2}" srcOrd="1" destOrd="0" presId="urn:microsoft.com/office/officeart/2005/8/layout/orgChart1"/>
    <dgm:cxn modelId="{26542C7D-E926-4D66-8EB3-3606EA789F90}" type="presParOf" srcId="{8C979411-AB01-4EB9-BF16-A90063CE8906}" destId="{6AFCEDD2-3469-4C90-B52A-3725416376CA}" srcOrd="1" destOrd="0" presId="urn:microsoft.com/office/officeart/2005/8/layout/orgChart1"/>
    <dgm:cxn modelId="{6E33CCC0-DCFD-4A80-8145-713A7E31AA4C}" type="presParOf" srcId="{8C979411-AB01-4EB9-BF16-A90063CE8906}" destId="{33E93729-20B6-45E2-BBA8-7F63BD5D4709}" srcOrd="2" destOrd="0" presId="urn:microsoft.com/office/officeart/2005/8/layout/orgChart1"/>
    <dgm:cxn modelId="{8BEBE1BD-51BC-4D80-BA1E-718B376D4088}" type="presParOf" srcId="{BFC9994B-00EC-425E-A027-3D2BBDFC90AF}" destId="{4F29947A-C0BC-406F-947B-82E43BCD7BA6}" srcOrd="4" destOrd="0" presId="urn:microsoft.com/office/officeart/2005/8/layout/orgChart1"/>
    <dgm:cxn modelId="{6DD72606-96C8-4AB7-A2C0-5612EF7FD1F9}" type="presParOf" srcId="{BFC9994B-00EC-425E-A027-3D2BBDFC90AF}" destId="{4D29C1FB-CCBC-4981-A476-693F7908328E}" srcOrd="5" destOrd="0" presId="urn:microsoft.com/office/officeart/2005/8/layout/orgChart1"/>
    <dgm:cxn modelId="{66B9BD00-13A2-4A06-AE19-4CAC7C408FA1}" type="presParOf" srcId="{4D29C1FB-CCBC-4981-A476-693F7908328E}" destId="{075F1C28-5A54-43C6-8B63-DDAD25ECC2F8}" srcOrd="0" destOrd="0" presId="urn:microsoft.com/office/officeart/2005/8/layout/orgChart1"/>
    <dgm:cxn modelId="{07AB22DB-8248-4755-A5E8-11E817EDB1F4}" type="presParOf" srcId="{075F1C28-5A54-43C6-8B63-DDAD25ECC2F8}" destId="{460EB364-39BB-4EAD-BE9C-765176CDC28F}" srcOrd="0" destOrd="0" presId="urn:microsoft.com/office/officeart/2005/8/layout/orgChart1"/>
    <dgm:cxn modelId="{C159FF43-E95F-40EB-B483-5DF2B8B15922}" type="presParOf" srcId="{075F1C28-5A54-43C6-8B63-DDAD25ECC2F8}" destId="{C13BC4A2-7AEF-455D-9DB7-09D9D2E8A402}" srcOrd="1" destOrd="0" presId="urn:microsoft.com/office/officeart/2005/8/layout/orgChart1"/>
    <dgm:cxn modelId="{B37134D5-2A64-4813-B5B9-C07E66637D28}" type="presParOf" srcId="{4D29C1FB-CCBC-4981-A476-693F7908328E}" destId="{F235BF3A-CFE7-49EA-A6D6-8CA1B4228D21}" srcOrd="1" destOrd="0" presId="urn:microsoft.com/office/officeart/2005/8/layout/orgChart1"/>
    <dgm:cxn modelId="{8FBECFA1-ACDA-42F6-ABB4-21C80EBE09DF}" type="presParOf" srcId="{F235BF3A-CFE7-49EA-A6D6-8CA1B4228D21}" destId="{D6C9A2DE-1C0A-4C2F-82D4-622F1257FC5B}" srcOrd="0" destOrd="0" presId="urn:microsoft.com/office/officeart/2005/8/layout/orgChart1"/>
    <dgm:cxn modelId="{97FB7032-576A-4A3A-BBC6-A15C67198609}" type="presParOf" srcId="{F235BF3A-CFE7-49EA-A6D6-8CA1B4228D21}" destId="{18CCE2B8-5944-4D15-A624-E10804432526}" srcOrd="1" destOrd="0" presId="urn:microsoft.com/office/officeart/2005/8/layout/orgChart1"/>
    <dgm:cxn modelId="{B84EA21C-FB24-4988-984D-5D9EF7D788CB}" type="presParOf" srcId="{18CCE2B8-5944-4D15-A624-E10804432526}" destId="{9165456B-8953-412F-A501-0AF5AF8314A3}" srcOrd="0" destOrd="0" presId="urn:microsoft.com/office/officeart/2005/8/layout/orgChart1"/>
    <dgm:cxn modelId="{CE7F8BDC-6C37-46A6-9361-70E50A3702F5}" type="presParOf" srcId="{9165456B-8953-412F-A501-0AF5AF8314A3}" destId="{39C79171-B2F4-41F9-8B22-B215A5AA523C}" srcOrd="0" destOrd="0" presId="urn:microsoft.com/office/officeart/2005/8/layout/orgChart1"/>
    <dgm:cxn modelId="{AF74A720-847F-4FF4-B3B9-3597FA93AF96}" type="presParOf" srcId="{9165456B-8953-412F-A501-0AF5AF8314A3}" destId="{DA4DEACE-B7F9-45AB-8C75-FDE73A73C3A5}" srcOrd="1" destOrd="0" presId="urn:microsoft.com/office/officeart/2005/8/layout/orgChart1"/>
    <dgm:cxn modelId="{32FC4420-45BE-4221-BDC8-B6A11277AEAE}" type="presParOf" srcId="{18CCE2B8-5944-4D15-A624-E10804432526}" destId="{CCD7D3DC-E699-4F6A-BEA6-7C3E6C5C6E35}" srcOrd="1" destOrd="0" presId="urn:microsoft.com/office/officeart/2005/8/layout/orgChart1"/>
    <dgm:cxn modelId="{A5DDD7FF-5FBC-4646-9EDB-192005AFE6EE}" type="presParOf" srcId="{18CCE2B8-5944-4D15-A624-E10804432526}" destId="{601D1166-E488-4D1D-BC45-0CA0DD62E6CD}" srcOrd="2" destOrd="0" presId="urn:microsoft.com/office/officeart/2005/8/layout/orgChart1"/>
    <dgm:cxn modelId="{E97A1D66-9D48-4F88-93CC-C3C6A1441D7D}" type="presParOf" srcId="{4D29C1FB-CCBC-4981-A476-693F7908328E}" destId="{B87C820A-CBAA-4FF2-B5B2-02CB7C21096D}" srcOrd="2" destOrd="0" presId="urn:microsoft.com/office/officeart/2005/8/layout/orgChart1"/>
    <dgm:cxn modelId="{CDC4B41E-FC2E-40B8-82E9-E8ECB8056AA9}" type="presParOf" srcId="{CC3762CF-12CF-481A-A74D-0EAF13385DF4}" destId="{8FDA8458-5711-4BE3-BDA5-7179A31B85F1}"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7B49446-5C19-456F-8625-99EE8A645B26}"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AU"/>
        </a:p>
      </dgm:t>
    </dgm:pt>
    <dgm:pt modelId="{972FA91B-44B6-4F44-91BC-32AF9DC38A84}">
      <dgm:prSet phldrT="[Text]"/>
      <dgm:spPr/>
      <dgm:t>
        <a:bodyPr/>
        <a:lstStyle/>
        <a:p>
          <a:r>
            <a:rPr lang="en-AU"/>
            <a:t>Shared</a:t>
          </a:r>
        </a:p>
      </dgm:t>
    </dgm:pt>
    <dgm:pt modelId="{25A06A08-D149-4437-B9CD-AF701DF83AF5}" type="parTrans" cxnId="{E9DDEDB5-6D8F-4E8D-89C9-3FA2E32C575F}">
      <dgm:prSet/>
      <dgm:spPr/>
      <dgm:t>
        <a:bodyPr/>
        <a:lstStyle/>
        <a:p>
          <a:endParaRPr lang="en-AU"/>
        </a:p>
      </dgm:t>
    </dgm:pt>
    <dgm:pt modelId="{9E7664FB-53BF-4F01-97DF-3F87A74D75CA}" type="sibTrans" cxnId="{E9DDEDB5-6D8F-4E8D-89C9-3FA2E32C575F}">
      <dgm:prSet/>
      <dgm:spPr/>
      <dgm:t>
        <a:bodyPr/>
        <a:lstStyle/>
        <a:p>
          <a:endParaRPr lang="en-AU"/>
        </a:p>
      </dgm:t>
    </dgm:pt>
    <dgm:pt modelId="{7B708505-F273-444C-854B-A958CB1CEB16}">
      <dgm:prSet phldrT="[Text]"/>
      <dgm:spPr/>
      <dgm:t>
        <a:bodyPr/>
        <a:lstStyle/>
        <a:p>
          <a:r>
            <a:rPr lang="en-AU">
              <a:solidFill>
                <a:srgbClr val="FFFF00"/>
              </a:solidFill>
            </a:rPr>
            <a:t>Sensitive</a:t>
          </a:r>
          <a:endParaRPr lang="en-AU"/>
        </a:p>
      </dgm:t>
    </dgm:pt>
    <dgm:pt modelId="{F5365FED-1CD1-4901-9438-5324EB6B636D}" type="parTrans" cxnId="{EC75EBEA-F82C-4B74-94BD-FF45A513D1D5}">
      <dgm:prSet/>
      <dgm:spPr/>
      <dgm:t>
        <a:bodyPr/>
        <a:lstStyle/>
        <a:p>
          <a:endParaRPr lang="en-AU"/>
        </a:p>
      </dgm:t>
    </dgm:pt>
    <dgm:pt modelId="{1F2D7CF9-4C35-491A-965A-80E316D5938D}" type="sibTrans" cxnId="{EC75EBEA-F82C-4B74-94BD-FF45A513D1D5}">
      <dgm:prSet/>
      <dgm:spPr/>
      <dgm:t>
        <a:bodyPr/>
        <a:lstStyle/>
        <a:p>
          <a:endParaRPr lang="en-AU"/>
        </a:p>
      </dgm:t>
    </dgm:pt>
    <dgm:pt modelId="{429AD4B2-1285-4119-9850-F5A81F58CADB}">
      <dgm:prSet/>
      <dgm:spPr/>
      <dgm:t>
        <a:bodyPr/>
        <a:lstStyle/>
        <a:p>
          <a:r>
            <a:rPr lang="en-AU"/>
            <a:t>Confidential</a:t>
          </a:r>
        </a:p>
      </dgm:t>
    </dgm:pt>
    <dgm:pt modelId="{6618CA32-77E0-45D9-BA42-7897A39DF5A1}" type="sibTrans" cxnId="{7AAABD48-9517-498C-BA2B-0D1C530C00F5}">
      <dgm:prSet/>
      <dgm:spPr/>
      <dgm:t>
        <a:bodyPr/>
        <a:lstStyle/>
        <a:p>
          <a:endParaRPr lang="en-AU"/>
        </a:p>
      </dgm:t>
    </dgm:pt>
    <dgm:pt modelId="{FCDA5733-8DC4-4918-9837-5D25AC6496BD}" type="parTrans" cxnId="{7AAABD48-9517-498C-BA2B-0D1C530C00F5}">
      <dgm:prSet/>
      <dgm:spPr/>
      <dgm:t>
        <a:bodyPr/>
        <a:lstStyle/>
        <a:p>
          <a:endParaRPr lang="en-AU"/>
        </a:p>
      </dgm:t>
    </dgm:pt>
    <dgm:pt modelId="{1E18DAFB-6491-4262-BA63-BC3CCCC09553}">
      <dgm:prSet phldrT="[Text]"/>
      <dgm:spPr/>
      <dgm:t>
        <a:bodyPr/>
        <a:lstStyle/>
        <a:p>
          <a:r>
            <a:rPr lang="en-AU"/>
            <a:t>Internal</a:t>
          </a:r>
          <a:endParaRPr lang="en-AU">
            <a:solidFill>
              <a:srgbClr val="FFFF00"/>
            </a:solidFill>
          </a:endParaRPr>
        </a:p>
      </dgm:t>
    </dgm:pt>
    <dgm:pt modelId="{7EF8F4D3-ECE0-4569-902F-4D1F7CF7E158}" type="sibTrans" cxnId="{4D1C8ADD-1AF6-443C-921E-81740D87B361}">
      <dgm:prSet/>
      <dgm:spPr/>
      <dgm:t>
        <a:bodyPr/>
        <a:lstStyle/>
        <a:p>
          <a:endParaRPr lang="en-AU"/>
        </a:p>
      </dgm:t>
    </dgm:pt>
    <dgm:pt modelId="{A382979B-A698-4582-B61A-0ECCA6613545}" type="parTrans" cxnId="{4D1C8ADD-1AF6-443C-921E-81740D87B361}">
      <dgm:prSet/>
      <dgm:spPr/>
      <dgm:t>
        <a:bodyPr/>
        <a:lstStyle/>
        <a:p>
          <a:endParaRPr lang="en-AU"/>
        </a:p>
      </dgm:t>
    </dgm:pt>
    <dgm:pt modelId="{391E3CBA-92FD-4B72-8766-DB8BC12E36BE}">
      <dgm:prSet phldrT="[Text]"/>
      <dgm:spPr/>
      <dgm:t>
        <a:bodyPr/>
        <a:lstStyle/>
        <a:p>
          <a:r>
            <a:rPr lang="en-AU"/>
            <a:t>Public</a:t>
          </a:r>
        </a:p>
      </dgm:t>
    </dgm:pt>
    <dgm:pt modelId="{0171AE45-3725-4809-96BA-F1E4E09A145E}" type="sibTrans" cxnId="{2A7F92BD-9ABD-49F6-B672-207CADC3CF4F}">
      <dgm:prSet/>
      <dgm:spPr/>
      <dgm:t>
        <a:bodyPr/>
        <a:lstStyle/>
        <a:p>
          <a:endParaRPr lang="en-AU"/>
        </a:p>
      </dgm:t>
    </dgm:pt>
    <dgm:pt modelId="{16ABFD79-5904-4D9A-B4CA-D819FDE968E2}" type="parTrans" cxnId="{2A7F92BD-9ABD-49F6-B672-207CADC3CF4F}">
      <dgm:prSet/>
      <dgm:spPr/>
      <dgm:t>
        <a:bodyPr/>
        <a:lstStyle/>
        <a:p>
          <a:endParaRPr lang="en-AU"/>
        </a:p>
      </dgm:t>
    </dgm:pt>
    <dgm:pt modelId="{6821DAAA-5C11-4BF1-98ED-4E4B56BCEB75}" type="pres">
      <dgm:prSet presAssocID="{17B49446-5C19-456F-8625-99EE8A645B26}" presName="hierChild1" presStyleCnt="0">
        <dgm:presLayoutVars>
          <dgm:orgChart val="1"/>
          <dgm:chPref val="1"/>
          <dgm:dir/>
          <dgm:animOne val="branch"/>
          <dgm:animLvl val="lvl"/>
          <dgm:resizeHandles/>
        </dgm:presLayoutVars>
      </dgm:prSet>
      <dgm:spPr/>
    </dgm:pt>
    <dgm:pt modelId="{CC3762CF-12CF-481A-A74D-0EAF13385DF4}" type="pres">
      <dgm:prSet presAssocID="{972FA91B-44B6-4F44-91BC-32AF9DC38A84}" presName="hierRoot1" presStyleCnt="0">
        <dgm:presLayoutVars>
          <dgm:hierBranch val="init"/>
        </dgm:presLayoutVars>
      </dgm:prSet>
      <dgm:spPr/>
    </dgm:pt>
    <dgm:pt modelId="{D470FDEB-2877-4946-B935-CA57A522DE1B}" type="pres">
      <dgm:prSet presAssocID="{972FA91B-44B6-4F44-91BC-32AF9DC38A84}" presName="rootComposite1" presStyleCnt="0"/>
      <dgm:spPr/>
    </dgm:pt>
    <dgm:pt modelId="{BF48B473-62AA-4C49-BE08-7CF3CF8C22E1}" type="pres">
      <dgm:prSet presAssocID="{972FA91B-44B6-4F44-91BC-32AF9DC38A84}" presName="rootText1" presStyleLbl="node0" presStyleIdx="0" presStyleCnt="1">
        <dgm:presLayoutVars>
          <dgm:chPref val="3"/>
        </dgm:presLayoutVars>
      </dgm:prSet>
      <dgm:spPr/>
    </dgm:pt>
    <dgm:pt modelId="{871BE4E1-9353-4752-B08F-CC55029BD5A6}" type="pres">
      <dgm:prSet presAssocID="{972FA91B-44B6-4F44-91BC-32AF9DC38A84}" presName="rootConnector1" presStyleLbl="node1" presStyleIdx="0" presStyleCnt="0"/>
      <dgm:spPr/>
    </dgm:pt>
    <dgm:pt modelId="{BFC9994B-00EC-425E-A027-3D2BBDFC90AF}" type="pres">
      <dgm:prSet presAssocID="{972FA91B-44B6-4F44-91BC-32AF9DC38A84}" presName="hierChild2" presStyleCnt="0"/>
      <dgm:spPr/>
    </dgm:pt>
    <dgm:pt modelId="{570C6943-D112-44CA-826A-23C8201980BB}" type="pres">
      <dgm:prSet presAssocID="{16ABFD79-5904-4D9A-B4CA-D819FDE968E2}" presName="Name37" presStyleLbl="parChTrans1D2" presStyleIdx="0" presStyleCnt="3"/>
      <dgm:spPr/>
    </dgm:pt>
    <dgm:pt modelId="{35E6BF08-1B97-40C0-8965-A2DDC0B4FCF4}" type="pres">
      <dgm:prSet presAssocID="{391E3CBA-92FD-4B72-8766-DB8BC12E36BE}" presName="hierRoot2" presStyleCnt="0">
        <dgm:presLayoutVars>
          <dgm:hierBranch val="init"/>
        </dgm:presLayoutVars>
      </dgm:prSet>
      <dgm:spPr/>
    </dgm:pt>
    <dgm:pt modelId="{B004CCAB-6EE9-4506-B9FA-C0CF776517A0}" type="pres">
      <dgm:prSet presAssocID="{391E3CBA-92FD-4B72-8766-DB8BC12E36BE}" presName="rootComposite" presStyleCnt="0"/>
      <dgm:spPr/>
    </dgm:pt>
    <dgm:pt modelId="{6E2E28C4-EC4E-4515-82B5-36F4396B3291}" type="pres">
      <dgm:prSet presAssocID="{391E3CBA-92FD-4B72-8766-DB8BC12E36BE}" presName="rootText" presStyleLbl="node2" presStyleIdx="0" presStyleCnt="3" custLinFactNeighborX="877">
        <dgm:presLayoutVars>
          <dgm:chPref val="3"/>
        </dgm:presLayoutVars>
      </dgm:prSet>
      <dgm:spPr/>
    </dgm:pt>
    <dgm:pt modelId="{19B5B14E-07AD-4674-AD19-25A2D9D50286}" type="pres">
      <dgm:prSet presAssocID="{391E3CBA-92FD-4B72-8766-DB8BC12E36BE}" presName="rootConnector" presStyleLbl="node2" presStyleIdx="0" presStyleCnt="3"/>
      <dgm:spPr/>
    </dgm:pt>
    <dgm:pt modelId="{1BE09780-9B48-409A-BF7F-3330F8BD60DC}" type="pres">
      <dgm:prSet presAssocID="{391E3CBA-92FD-4B72-8766-DB8BC12E36BE}" presName="hierChild4" presStyleCnt="0"/>
      <dgm:spPr/>
    </dgm:pt>
    <dgm:pt modelId="{E33F6644-2CC0-4AA2-84C3-04C47AB4A6F7}" type="pres">
      <dgm:prSet presAssocID="{391E3CBA-92FD-4B72-8766-DB8BC12E36BE}" presName="hierChild5" presStyleCnt="0"/>
      <dgm:spPr/>
    </dgm:pt>
    <dgm:pt modelId="{F5814E42-C65E-4EF4-B89D-BB8EFE4570B0}" type="pres">
      <dgm:prSet presAssocID="{A382979B-A698-4582-B61A-0ECCA6613545}" presName="Name37" presStyleLbl="parChTrans1D2" presStyleIdx="1" presStyleCnt="3"/>
      <dgm:spPr/>
    </dgm:pt>
    <dgm:pt modelId="{8C979411-AB01-4EB9-BF16-A90063CE8906}" type="pres">
      <dgm:prSet presAssocID="{1E18DAFB-6491-4262-BA63-BC3CCCC09553}" presName="hierRoot2" presStyleCnt="0">
        <dgm:presLayoutVars>
          <dgm:hierBranch val="init"/>
        </dgm:presLayoutVars>
      </dgm:prSet>
      <dgm:spPr/>
    </dgm:pt>
    <dgm:pt modelId="{72D6677D-6D31-408C-AAE0-DDEB6AD86A98}" type="pres">
      <dgm:prSet presAssocID="{1E18DAFB-6491-4262-BA63-BC3CCCC09553}" presName="rootComposite" presStyleCnt="0"/>
      <dgm:spPr/>
    </dgm:pt>
    <dgm:pt modelId="{1FB05EAA-042E-489F-A683-091DAC42CBE4}" type="pres">
      <dgm:prSet presAssocID="{1E18DAFB-6491-4262-BA63-BC3CCCC09553}" presName="rootText" presStyleLbl="node2" presStyleIdx="1" presStyleCnt="3">
        <dgm:presLayoutVars>
          <dgm:chPref val="3"/>
        </dgm:presLayoutVars>
      </dgm:prSet>
      <dgm:spPr/>
    </dgm:pt>
    <dgm:pt modelId="{45619354-33C8-4A7E-8E23-DBF52B6F97D2}" type="pres">
      <dgm:prSet presAssocID="{1E18DAFB-6491-4262-BA63-BC3CCCC09553}" presName="rootConnector" presStyleLbl="node2" presStyleIdx="1" presStyleCnt="3"/>
      <dgm:spPr/>
    </dgm:pt>
    <dgm:pt modelId="{6AFCEDD2-3469-4C90-B52A-3725416376CA}" type="pres">
      <dgm:prSet presAssocID="{1E18DAFB-6491-4262-BA63-BC3CCCC09553}" presName="hierChild4" presStyleCnt="0"/>
      <dgm:spPr/>
    </dgm:pt>
    <dgm:pt modelId="{33E93729-20B6-45E2-BBA8-7F63BD5D4709}" type="pres">
      <dgm:prSet presAssocID="{1E18DAFB-6491-4262-BA63-BC3CCCC09553}" presName="hierChild5" presStyleCnt="0"/>
      <dgm:spPr/>
    </dgm:pt>
    <dgm:pt modelId="{4F29947A-C0BC-406F-947B-82E43BCD7BA6}" type="pres">
      <dgm:prSet presAssocID="{FCDA5733-8DC4-4918-9837-5D25AC6496BD}" presName="Name37" presStyleLbl="parChTrans1D2" presStyleIdx="2" presStyleCnt="3"/>
      <dgm:spPr/>
    </dgm:pt>
    <dgm:pt modelId="{4D29C1FB-CCBC-4981-A476-693F7908328E}" type="pres">
      <dgm:prSet presAssocID="{429AD4B2-1285-4119-9850-F5A81F58CADB}" presName="hierRoot2" presStyleCnt="0">
        <dgm:presLayoutVars>
          <dgm:hierBranch val="init"/>
        </dgm:presLayoutVars>
      </dgm:prSet>
      <dgm:spPr/>
    </dgm:pt>
    <dgm:pt modelId="{075F1C28-5A54-43C6-8B63-DDAD25ECC2F8}" type="pres">
      <dgm:prSet presAssocID="{429AD4B2-1285-4119-9850-F5A81F58CADB}" presName="rootComposite" presStyleCnt="0"/>
      <dgm:spPr/>
    </dgm:pt>
    <dgm:pt modelId="{460EB364-39BB-4EAD-BE9C-765176CDC28F}" type="pres">
      <dgm:prSet presAssocID="{429AD4B2-1285-4119-9850-F5A81F58CADB}" presName="rootText" presStyleLbl="node2" presStyleIdx="2" presStyleCnt="3">
        <dgm:presLayoutVars>
          <dgm:chPref val="3"/>
        </dgm:presLayoutVars>
      </dgm:prSet>
      <dgm:spPr/>
    </dgm:pt>
    <dgm:pt modelId="{C13BC4A2-7AEF-455D-9DB7-09D9D2E8A402}" type="pres">
      <dgm:prSet presAssocID="{429AD4B2-1285-4119-9850-F5A81F58CADB}" presName="rootConnector" presStyleLbl="node2" presStyleIdx="2" presStyleCnt="3"/>
      <dgm:spPr/>
    </dgm:pt>
    <dgm:pt modelId="{F235BF3A-CFE7-49EA-A6D6-8CA1B4228D21}" type="pres">
      <dgm:prSet presAssocID="{429AD4B2-1285-4119-9850-F5A81F58CADB}" presName="hierChild4" presStyleCnt="0"/>
      <dgm:spPr/>
    </dgm:pt>
    <dgm:pt modelId="{D6C9A2DE-1C0A-4C2F-82D4-622F1257FC5B}" type="pres">
      <dgm:prSet presAssocID="{F5365FED-1CD1-4901-9438-5324EB6B636D}" presName="Name37" presStyleLbl="parChTrans1D3" presStyleIdx="0" presStyleCnt="1"/>
      <dgm:spPr/>
    </dgm:pt>
    <dgm:pt modelId="{18CCE2B8-5944-4D15-A624-E10804432526}" type="pres">
      <dgm:prSet presAssocID="{7B708505-F273-444C-854B-A958CB1CEB16}" presName="hierRoot2" presStyleCnt="0">
        <dgm:presLayoutVars>
          <dgm:hierBranch val="init"/>
        </dgm:presLayoutVars>
      </dgm:prSet>
      <dgm:spPr/>
    </dgm:pt>
    <dgm:pt modelId="{9165456B-8953-412F-A501-0AF5AF8314A3}" type="pres">
      <dgm:prSet presAssocID="{7B708505-F273-444C-854B-A958CB1CEB16}" presName="rootComposite" presStyleCnt="0"/>
      <dgm:spPr/>
    </dgm:pt>
    <dgm:pt modelId="{39C79171-B2F4-41F9-8B22-B215A5AA523C}" type="pres">
      <dgm:prSet presAssocID="{7B708505-F273-444C-854B-A958CB1CEB16}" presName="rootText" presStyleLbl="node3" presStyleIdx="0" presStyleCnt="1" custLinFactNeighborX="88998" custLinFactNeighborY="30577">
        <dgm:presLayoutVars>
          <dgm:chPref val="3"/>
        </dgm:presLayoutVars>
      </dgm:prSet>
      <dgm:spPr/>
    </dgm:pt>
    <dgm:pt modelId="{DA4DEACE-B7F9-45AB-8C75-FDE73A73C3A5}" type="pres">
      <dgm:prSet presAssocID="{7B708505-F273-444C-854B-A958CB1CEB16}" presName="rootConnector" presStyleLbl="node3" presStyleIdx="0" presStyleCnt="1"/>
      <dgm:spPr/>
    </dgm:pt>
    <dgm:pt modelId="{CCD7D3DC-E699-4F6A-BEA6-7C3E6C5C6E35}" type="pres">
      <dgm:prSet presAssocID="{7B708505-F273-444C-854B-A958CB1CEB16}" presName="hierChild4" presStyleCnt="0"/>
      <dgm:spPr/>
    </dgm:pt>
    <dgm:pt modelId="{601D1166-E488-4D1D-BC45-0CA0DD62E6CD}" type="pres">
      <dgm:prSet presAssocID="{7B708505-F273-444C-854B-A958CB1CEB16}" presName="hierChild5" presStyleCnt="0"/>
      <dgm:spPr/>
    </dgm:pt>
    <dgm:pt modelId="{B87C820A-CBAA-4FF2-B5B2-02CB7C21096D}" type="pres">
      <dgm:prSet presAssocID="{429AD4B2-1285-4119-9850-F5A81F58CADB}" presName="hierChild5" presStyleCnt="0"/>
      <dgm:spPr/>
    </dgm:pt>
    <dgm:pt modelId="{8FDA8458-5711-4BE3-BDA5-7179A31B85F1}" type="pres">
      <dgm:prSet presAssocID="{972FA91B-44B6-4F44-91BC-32AF9DC38A84}" presName="hierChild3" presStyleCnt="0"/>
      <dgm:spPr/>
    </dgm:pt>
  </dgm:ptLst>
  <dgm:cxnLst>
    <dgm:cxn modelId="{97B17D12-F6D4-421D-A197-41211876607E}" type="presOf" srcId="{17B49446-5C19-456F-8625-99EE8A645B26}" destId="{6821DAAA-5C11-4BF1-98ED-4E4B56BCEB75}" srcOrd="0" destOrd="0" presId="urn:microsoft.com/office/officeart/2005/8/layout/orgChart1"/>
    <dgm:cxn modelId="{A09C4421-657F-4BF1-A2AD-965318D35242}" type="presOf" srcId="{429AD4B2-1285-4119-9850-F5A81F58CADB}" destId="{460EB364-39BB-4EAD-BE9C-765176CDC28F}" srcOrd="0" destOrd="0" presId="urn:microsoft.com/office/officeart/2005/8/layout/orgChart1"/>
    <dgm:cxn modelId="{B7598D39-CE93-43ED-B623-86430C04EC85}" type="presOf" srcId="{972FA91B-44B6-4F44-91BC-32AF9DC38A84}" destId="{BF48B473-62AA-4C49-BE08-7CF3CF8C22E1}" srcOrd="0" destOrd="0" presId="urn:microsoft.com/office/officeart/2005/8/layout/orgChart1"/>
    <dgm:cxn modelId="{8C65683F-CFCD-4F97-A08B-A3BFEB992EC9}" type="presOf" srcId="{1E18DAFB-6491-4262-BA63-BC3CCCC09553}" destId="{1FB05EAA-042E-489F-A683-091DAC42CBE4}" srcOrd="0" destOrd="0" presId="urn:microsoft.com/office/officeart/2005/8/layout/orgChart1"/>
    <dgm:cxn modelId="{38CD7C48-4EE2-40E3-97DA-1A4E304B6231}" type="presOf" srcId="{FCDA5733-8DC4-4918-9837-5D25AC6496BD}" destId="{4F29947A-C0BC-406F-947B-82E43BCD7BA6}" srcOrd="0" destOrd="0" presId="urn:microsoft.com/office/officeart/2005/8/layout/orgChart1"/>
    <dgm:cxn modelId="{7AAABD48-9517-498C-BA2B-0D1C530C00F5}" srcId="{972FA91B-44B6-4F44-91BC-32AF9DC38A84}" destId="{429AD4B2-1285-4119-9850-F5A81F58CADB}" srcOrd="2" destOrd="0" parTransId="{FCDA5733-8DC4-4918-9837-5D25AC6496BD}" sibTransId="{6618CA32-77E0-45D9-BA42-7897A39DF5A1}"/>
    <dgm:cxn modelId="{B69B0D69-4132-45BC-BC5B-BA8DDAFCD46F}" type="presOf" srcId="{972FA91B-44B6-4F44-91BC-32AF9DC38A84}" destId="{871BE4E1-9353-4752-B08F-CC55029BD5A6}" srcOrd="1" destOrd="0" presId="urn:microsoft.com/office/officeart/2005/8/layout/orgChart1"/>
    <dgm:cxn modelId="{1604A46C-FB41-48DA-B247-9EB7FA78C420}" type="presOf" srcId="{391E3CBA-92FD-4B72-8766-DB8BC12E36BE}" destId="{19B5B14E-07AD-4674-AD19-25A2D9D50286}" srcOrd="1" destOrd="0" presId="urn:microsoft.com/office/officeart/2005/8/layout/orgChart1"/>
    <dgm:cxn modelId="{FCB51358-4E7D-4E2A-A68F-2421BF38C1FF}" type="presOf" srcId="{391E3CBA-92FD-4B72-8766-DB8BC12E36BE}" destId="{6E2E28C4-EC4E-4515-82B5-36F4396B3291}" srcOrd="0" destOrd="0" presId="urn:microsoft.com/office/officeart/2005/8/layout/orgChart1"/>
    <dgm:cxn modelId="{84AD777A-FD9A-4F55-8DE1-C894B700F82B}" type="presOf" srcId="{F5365FED-1CD1-4901-9438-5324EB6B636D}" destId="{D6C9A2DE-1C0A-4C2F-82D4-622F1257FC5B}" srcOrd="0" destOrd="0" presId="urn:microsoft.com/office/officeart/2005/8/layout/orgChart1"/>
    <dgm:cxn modelId="{371B0EA4-6F4A-49D2-B2DC-72C93C7B946A}" type="presOf" srcId="{A382979B-A698-4582-B61A-0ECCA6613545}" destId="{F5814E42-C65E-4EF4-B89D-BB8EFE4570B0}" srcOrd="0" destOrd="0" presId="urn:microsoft.com/office/officeart/2005/8/layout/orgChart1"/>
    <dgm:cxn modelId="{E9DDEDB5-6D8F-4E8D-89C9-3FA2E32C575F}" srcId="{17B49446-5C19-456F-8625-99EE8A645B26}" destId="{972FA91B-44B6-4F44-91BC-32AF9DC38A84}" srcOrd="0" destOrd="0" parTransId="{25A06A08-D149-4437-B9CD-AF701DF83AF5}" sibTransId="{9E7664FB-53BF-4F01-97DF-3F87A74D75CA}"/>
    <dgm:cxn modelId="{E141F5B7-61E5-48A9-AB1F-C50D7CC02B4B}" type="presOf" srcId="{16ABFD79-5904-4D9A-B4CA-D819FDE968E2}" destId="{570C6943-D112-44CA-826A-23C8201980BB}" srcOrd="0" destOrd="0" presId="urn:microsoft.com/office/officeart/2005/8/layout/orgChart1"/>
    <dgm:cxn modelId="{A44B1FB9-01EE-40D4-94C3-3546C2B02E63}" type="presOf" srcId="{1E18DAFB-6491-4262-BA63-BC3CCCC09553}" destId="{45619354-33C8-4A7E-8E23-DBF52B6F97D2}" srcOrd="1" destOrd="0" presId="urn:microsoft.com/office/officeart/2005/8/layout/orgChart1"/>
    <dgm:cxn modelId="{2A7F92BD-9ABD-49F6-B672-207CADC3CF4F}" srcId="{972FA91B-44B6-4F44-91BC-32AF9DC38A84}" destId="{391E3CBA-92FD-4B72-8766-DB8BC12E36BE}" srcOrd="0" destOrd="0" parTransId="{16ABFD79-5904-4D9A-B4CA-D819FDE968E2}" sibTransId="{0171AE45-3725-4809-96BA-F1E4E09A145E}"/>
    <dgm:cxn modelId="{B1A5F6C2-39E3-40C7-A6F0-C4931ECB5C35}" type="presOf" srcId="{7B708505-F273-444C-854B-A958CB1CEB16}" destId="{DA4DEACE-B7F9-45AB-8C75-FDE73A73C3A5}" srcOrd="1" destOrd="0" presId="urn:microsoft.com/office/officeart/2005/8/layout/orgChart1"/>
    <dgm:cxn modelId="{4D1C8ADD-1AF6-443C-921E-81740D87B361}" srcId="{972FA91B-44B6-4F44-91BC-32AF9DC38A84}" destId="{1E18DAFB-6491-4262-BA63-BC3CCCC09553}" srcOrd="1" destOrd="0" parTransId="{A382979B-A698-4582-B61A-0ECCA6613545}" sibTransId="{7EF8F4D3-ECE0-4569-902F-4D1F7CF7E158}"/>
    <dgm:cxn modelId="{EC75EBEA-F82C-4B74-94BD-FF45A513D1D5}" srcId="{429AD4B2-1285-4119-9850-F5A81F58CADB}" destId="{7B708505-F273-444C-854B-A958CB1CEB16}" srcOrd="0" destOrd="0" parTransId="{F5365FED-1CD1-4901-9438-5324EB6B636D}" sibTransId="{1F2D7CF9-4C35-491A-965A-80E316D5938D}"/>
    <dgm:cxn modelId="{15E65DF6-451D-4025-80DF-8117C933C6E0}" type="presOf" srcId="{7B708505-F273-444C-854B-A958CB1CEB16}" destId="{39C79171-B2F4-41F9-8B22-B215A5AA523C}" srcOrd="0" destOrd="0" presId="urn:microsoft.com/office/officeart/2005/8/layout/orgChart1"/>
    <dgm:cxn modelId="{E4864EF9-E168-4D66-A5BA-72B3E95640DD}" type="presOf" srcId="{429AD4B2-1285-4119-9850-F5A81F58CADB}" destId="{C13BC4A2-7AEF-455D-9DB7-09D9D2E8A402}" srcOrd="1" destOrd="0" presId="urn:microsoft.com/office/officeart/2005/8/layout/orgChart1"/>
    <dgm:cxn modelId="{4E549A6F-FD60-455F-81D4-8DA8D3522487}" type="presParOf" srcId="{6821DAAA-5C11-4BF1-98ED-4E4B56BCEB75}" destId="{CC3762CF-12CF-481A-A74D-0EAF13385DF4}" srcOrd="0" destOrd="0" presId="urn:microsoft.com/office/officeart/2005/8/layout/orgChart1"/>
    <dgm:cxn modelId="{0DC18AAD-EC7A-4577-AD73-F9306B082057}" type="presParOf" srcId="{CC3762CF-12CF-481A-A74D-0EAF13385DF4}" destId="{D470FDEB-2877-4946-B935-CA57A522DE1B}" srcOrd="0" destOrd="0" presId="urn:microsoft.com/office/officeart/2005/8/layout/orgChart1"/>
    <dgm:cxn modelId="{FA9D2B36-500D-4BB5-A787-D5722708DFE3}" type="presParOf" srcId="{D470FDEB-2877-4946-B935-CA57A522DE1B}" destId="{BF48B473-62AA-4C49-BE08-7CF3CF8C22E1}" srcOrd="0" destOrd="0" presId="urn:microsoft.com/office/officeart/2005/8/layout/orgChart1"/>
    <dgm:cxn modelId="{CFB61C97-B727-4226-B7B9-4DC531988CF7}" type="presParOf" srcId="{D470FDEB-2877-4946-B935-CA57A522DE1B}" destId="{871BE4E1-9353-4752-B08F-CC55029BD5A6}" srcOrd="1" destOrd="0" presId="urn:microsoft.com/office/officeart/2005/8/layout/orgChart1"/>
    <dgm:cxn modelId="{21307BED-443C-497E-BF55-CC5BC789C580}" type="presParOf" srcId="{CC3762CF-12CF-481A-A74D-0EAF13385DF4}" destId="{BFC9994B-00EC-425E-A027-3D2BBDFC90AF}" srcOrd="1" destOrd="0" presId="urn:microsoft.com/office/officeart/2005/8/layout/orgChart1"/>
    <dgm:cxn modelId="{4725BF86-934C-438D-86E7-122593FE7BA4}" type="presParOf" srcId="{BFC9994B-00EC-425E-A027-3D2BBDFC90AF}" destId="{570C6943-D112-44CA-826A-23C8201980BB}" srcOrd="0" destOrd="0" presId="urn:microsoft.com/office/officeart/2005/8/layout/orgChart1"/>
    <dgm:cxn modelId="{27F7851D-82A6-4FEE-BFD3-8B126463D8B6}" type="presParOf" srcId="{BFC9994B-00EC-425E-A027-3D2BBDFC90AF}" destId="{35E6BF08-1B97-40C0-8965-A2DDC0B4FCF4}" srcOrd="1" destOrd="0" presId="urn:microsoft.com/office/officeart/2005/8/layout/orgChart1"/>
    <dgm:cxn modelId="{88EA9FAF-BFFF-4779-8F3E-64778A048329}" type="presParOf" srcId="{35E6BF08-1B97-40C0-8965-A2DDC0B4FCF4}" destId="{B004CCAB-6EE9-4506-B9FA-C0CF776517A0}" srcOrd="0" destOrd="0" presId="urn:microsoft.com/office/officeart/2005/8/layout/orgChart1"/>
    <dgm:cxn modelId="{DD6A5275-95D1-4C08-A897-3051D369C32E}" type="presParOf" srcId="{B004CCAB-6EE9-4506-B9FA-C0CF776517A0}" destId="{6E2E28C4-EC4E-4515-82B5-36F4396B3291}" srcOrd="0" destOrd="0" presId="urn:microsoft.com/office/officeart/2005/8/layout/orgChart1"/>
    <dgm:cxn modelId="{2AD8E774-F069-4B3D-8F69-3A02439565F3}" type="presParOf" srcId="{B004CCAB-6EE9-4506-B9FA-C0CF776517A0}" destId="{19B5B14E-07AD-4674-AD19-25A2D9D50286}" srcOrd="1" destOrd="0" presId="urn:microsoft.com/office/officeart/2005/8/layout/orgChart1"/>
    <dgm:cxn modelId="{BD47B5C3-2A74-43FC-8757-52DC15A5B20D}" type="presParOf" srcId="{35E6BF08-1B97-40C0-8965-A2DDC0B4FCF4}" destId="{1BE09780-9B48-409A-BF7F-3330F8BD60DC}" srcOrd="1" destOrd="0" presId="urn:microsoft.com/office/officeart/2005/8/layout/orgChart1"/>
    <dgm:cxn modelId="{865E013E-E5BB-4FF7-9B0C-82CAD712FD65}" type="presParOf" srcId="{35E6BF08-1B97-40C0-8965-A2DDC0B4FCF4}" destId="{E33F6644-2CC0-4AA2-84C3-04C47AB4A6F7}" srcOrd="2" destOrd="0" presId="urn:microsoft.com/office/officeart/2005/8/layout/orgChart1"/>
    <dgm:cxn modelId="{C4EBF56B-BA5F-4BE5-AFE6-7E80D4EA4ECE}" type="presParOf" srcId="{BFC9994B-00EC-425E-A027-3D2BBDFC90AF}" destId="{F5814E42-C65E-4EF4-B89D-BB8EFE4570B0}" srcOrd="2" destOrd="0" presId="urn:microsoft.com/office/officeart/2005/8/layout/orgChart1"/>
    <dgm:cxn modelId="{1CAE1E4D-0579-4F04-9AEA-D77360FD69C1}" type="presParOf" srcId="{BFC9994B-00EC-425E-A027-3D2BBDFC90AF}" destId="{8C979411-AB01-4EB9-BF16-A90063CE8906}" srcOrd="3" destOrd="0" presId="urn:microsoft.com/office/officeart/2005/8/layout/orgChart1"/>
    <dgm:cxn modelId="{91045B2F-97DB-43BD-8B05-B2582450D9BB}" type="presParOf" srcId="{8C979411-AB01-4EB9-BF16-A90063CE8906}" destId="{72D6677D-6D31-408C-AAE0-DDEB6AD86A98}" srcOrd="0" destOrd="0" presId="urn:microsoft.com/office/officeart/2005/8/layout/orgChart1"/>
    <dgm:cxn modelId="{8700E4EB-1D08-470C-BF87-A36E96486ED1}" type="presParOf" srcId="{72D6677D-6D31-408C-AAE0-DDEB6AD86A98}" destId="{1FB05EAA-042E-489F-A683-091DAC42CBE4}" srcOrd="0" destOrd="0" presId="urn:microsoft.com/office/officeart/2005/8/layout/orgChart1"/>
    <dgm:cxn modelId="{FCEB0CF0-983C-4C58-A23A-984FF6EED20E}" type="presParOf" srcId="{72D6677D-6D31-408C-AAE0-DDEB6AD86A98}" destId="{45619354-33C8-4A7E-8E23-DBF52B6F97D2}" srcOrd="1" destOrd="0" presId="urn:microsoft.com/office/officeart/2005/8/layout/orgChart1"/>
    <dgm:cxn modelId="{26542C7D-E926-4D66-8EB3-3606EA789F90}" type="presParOf" srcId="{8C979411-AB01-4EB9-BF16-A90063CE8906}" destId="{6AFCEDD2-3469-4C90-B52A-3725416376CA}" srcOrd="1" destOrd="0" presId="urn:microsoft.com/office/officeart/2005/8/layout/orgChart1"/>
    <dgm:cxn modelId="{6E33CCC0-DCFD-4A80-8145-713A7E31AA4C}" type="presParOf" srcId="{8C979411-AB01-4EB9-BF16-A90063CE8906}" destId="{33E93729-20B6-45E2-BBA8-7F63BD5D4709}" srcOrd="2" destOrd="0" presId="urn:microsoft.com/office/officeart/2005/8/layout/orgChart1"/>
    <dgm:cxn modelId="{8BEBE1BD-51BC-4D80-BA1E-718B376D4088}" type="presParOf" srcId="{BFC9994B-00EC-425E-A027-3D2BBDFC90AF}" destId="{4F29947A-C0BC-406F-947B-82E43BCD7BA6}" srcOrd="4" destOrd="0" presId="urn:microsoft.com/office/officeart/2005/8/layout/orgChart1"/>
    <dgm:cxn modelId="{6DD72606-96C8-4AB7-A2C0-5612EF7FD1F9}" type="presParOf" srcId="{BFC9994B-00EC-425E-A027-3D2BBDFC90AF}" destId="{4D29C1FB-CCBC-4981-A476-693F7908328E}" srcOrd="5" destOrd="0" presId="urn:microsoft.com/office/officeart/2005/8/layout/orgChart1"/>
    <dgm:cxn modelId="{66B9BD00-13A2-4A06-AE19-4CAC7C408FA1}" type="presParOf" srcId="{4D29C1FB-CCBC-4981-A476-693F7908328E}" destId="{075F1C28-5A54-43C6-8B63-DDAD25ECC2F8}" srcOrd="0" destOrd="0" presId="urn:microsoft.com/office/officeart/2005/8/layout/orgChart1"/>
    <dgm:cxn modelId="{07AB22DB-8248-4755-A5E8-11E817EDB1F4}" type="presParOf" srcId="{075F1C28-5A54-43C6-8B63-DDAD25ECC2F8}" destId="{460EB364-39BB-4EAD-BE9C-765176CDC28F}" srcOrd="0" destOrd="0" presId="urn:microsoft.com/office/officeart/2005/8/layout/orgChart1"/>
    <dgm:cxn modelId="{C159FF43-E95F-40EB-B483-5DF2B8B15922}" type="presParOf" srcId="{075F1C28-5A54-43C6-8B63-DDAD25ECC2F8}" destId="{C13BC4A2-7AEF-455D-9DB7-09D9D2E8A402}" srcOrd="1" destOrd="0" presId="urn:microsoft.com/office/officeart/2005/8/layout/orgChart1"/>
    <dgm:cxn modelId="{B37134D5-2A64-4813-B5B9-C07E66637D28}" type="presParOf" srcId="{4D29C1FB-CCBC-4981-A476-693F7908328E}" destId="{F235BF3A-CFE7-49EA-A6D6-8CA1B4228D21}" srcOrd="1" destOrd="0" presId="urn:microsoft.com/office/officeart/2005/8/layout/orgChart1"/>
    <dgm:cxn modelId="{8FBECFA1-ACDA-42F6-ABB4-21C80EBE09DF}" type="presParOf" srcId="{F235BF3A-CFE7-49EA-A6D6-8CA1B4228D21}" destId="{D6C9A2DE-1C0A-4C2F-82D4-622F1257FC5B}" srcOrd="0" destOrd="0" presId="urn:microsoft.com/office/officeart/2005/8/layout/orgChart1"/>
    <dgm:cxn modelId="{97FB7032-576A-4A3A-BBC6-A15C67198609}" type="presParOf" srcId="{F235BF3A-CFE7-49EA-A6D6-8CA1B4228D21}" destId="{18CCE2B8-5944-4D15-A624-E10804432526}" srcOrd="1" destOrd="0" presId="urn:microsoft.com/office/officeart/2005/8/layout/orgChart1"/>
    <dgm:cxn modelId="{B84EA21C-FB24-4988-984D-5D9EF7D788CB}" type="presParOf" srcId="{18CCE2B8-5944-4D15-A624-E10804432526}" destId="{9165456B-8953-412F-A501-0AF5AF8314A3}" srcOrd="0" destOrd="0" presId="urn:microsoft.com/office/officeart/2005/8/layout/orgChart1"/>
    <dgm:cxn modelId="{CE7F8BDC-6C37-46A6-9361-70E50A3702F5}" type="presParOf" srcId="{9165456B-8953-412F-A501-0AF5AF8314A3}" destId="{39C79171-B2F4-41F9-8B22-B215A5AA523C}" srcOrd="0" destOrd="0" presId="urn:microsoft.com/office/officeart/2005/8/layout/orgChart1"/>
    <dgm:cxn modelId="{AF74A720-847F-4FF4-B3B9-3597FA93AF96}" type="presParOf" srcId="{9165456B-8953-412F-A501-0AF5AF8314A3}" destId="{DA4DEACE-B7F9-45AB-8C75-FDE73A73C3A5}" srcOrd="1" destOrd="0" presId="urn:microsoft.com/office/officeart/2005/8/layout/orgChart1"/>
    <dgm:cxn modelId="{32FC4420-45BE-4221-BDC8-B6A11277AEAE}" type="presParOf" srcId="{18CCE2B8-5944-4D15-A624-E10804432526}" destId="{CCD7D3DC-E699-4F6A-BEA6-7C3E6C5C6E35}" srcOrd="1" destOrd="0" presId="urn:microsoft.com/office/officeart/2005/8/layout/orgChart1"/>
    <dgm:cxn modelId="{A5DDD7FF-5FBC-4646-9EDB-192005AFE6EE}" type="presParOf" srcId="{18CCE2B8-5944-4D15-A624-E10804432526}" destId="{601D1166-E488-4D1D-BC45-0CA0DD62E6CD}" srcOrd="2" destOrd="0" presId="urn:microsoft.com/office/officeart/2005/8/layout/orgChart1"/>
    <dgm:cxn modelId="{E97A1D66-9D48-4F88-93CC-C3C6A1441D7D}" type="presParOf" srcId="{4D29C1FB-CCBC-4981-A476-693F7908328E}" destId="{B87C820A-CBAA-4FF2-B5B2-02CB7C21096D}" srcOrd="2" destOrd="0" presId="urn:microsoft.com/office/officeart/2005/8/layout/orgChart1"/>
    <dgm:cxn modelId="{CDC4B41E-FC2E-40B8-82E9-E8ECB8056AA9}" type="presParOf" srcId="{CC3762CF-12CF-481A-A74D-0EAF13385DF4}" destId="{8FDA8458-5711-4BE3-BDA5-7179A31B85F1}" srcOrd="2" destOrd="0" presId="urn:microsoft.com/office/officeart/2005/8/layout/orgChar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C9A2DE-1C0A-4C2F-82D4-622F1257FC5B}">
      <dsp:nvSpPr>
        <dsp:cNvPr id="0" name=""/>
        <dsp:cNvSpPr/>
      </dsp:nvSpPr>
      <dsp:spPr>
        <a:xfrm>
          <a:off x="2756903" y="942170"/>
          <a:ext cx="808931" cy="358795"/>
        </a:xfrm>
        <a:custGeom>
          <a:avLst/>
          <a:gdLst/>
          <a:ahLst/>
          <a:cxnLst/>
          <a:rect l="0" t="0" r="0" b="0"/>
          <a:pathLst>
            <a:path>
              <a:moveTo>
                <a:pt x="0" y="0"/>
              </a:moveTo>
              <a:lnTo>
                <a:pt x="0" y="358795"/>
              </a:lnTo>
              <a:lnTo>
                <a:pt x="808931" y="3587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29947A-C0BC-406F-947B-82E43BCD7BA6}">
      <dsp:nvSpPr>
        <dsp:cNvPr id="0" name=""/>
        <dsp:cNvSpPr/>
      </dsp:nvSpPr>
      <dsp:spPr>
        <a:xfrm>
          <a:off x="2126858" y="389909"/>
          <a:ext cx="941178" cy="163345"/>
        </a:xfrm>
        <a:custGeom>
          <a:avLst/>
          <a:gdLst/>
          <a:ahLst/>
          <a:cxnLst/>
          <a:rect l="0" t="0" r="0" b="0"/>
          <a:pathLst>
            <a:path>
              <a:moveTo>
                <a:pt x="0" y="0"/>
              </a:moveTo>
              <a:lnTo>
                <a:pt x="0" y="81672"/>
              </a:lnTo>
              <a:lnTo>
                <a:pt x="941178" y="81672"/>
              </a:lnTo>
              <a:lnTo>
                <a:pt x="941178" y="16334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814E42-C65E-4EF4-B89D-BB8EFE4570B0}">
      <dsp:nvSpPr>
        <dsp:cNvPr id="0" name=""/>
        <dsp:cNvSpPr/>
      </dsp:nvSpPr>
      <dsp:spPr>
        <a:xfrm>
          <a:off x="2081138" y="389909"/>
          <a:ext cx="91440" cy="163345"/>
        </a:xfrm>
        <a:custGeom>
          <a:avLst/>
          <a:gdLst/>
          <a:ahLst/>
          <a:cxnLst/>
          <a:rect l="0" t="0" r="0" b="0"/>
          <a:pathLst>
            <a:path>
              <a:moveTo>
                <a:pt x="45720" y="0"/>
              </a:moveTo>
              <a:lnTo>
                <a:pt x="45720" y="16334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0C6943-D112-44CA-826A-23C8201980BB}">
      <dsp:nvSpPr>
        <dsp:cNvPr id="0" name=""/>
        <dsp:cNvSpPr/>
      </dsp:nvSpPr>
      <dsp:spPr>
        <a:xfrm>
          <a:off x="1192501" y="389909"/>
          <a:ext cx="934356" cy="163345"/>
        </a:xfrm>
        <a:custGeom>
          <a:avLst/>
          <a:gdLst/>
          <a:ahLst/>
          <a:cxnLst/>
          <a:rect l="0" t="0" r="0" b="0"/>
          <a:pathLst>
            <a:path>
              <a:moveTo>
                <a:pt x="934356" y="0"/>
              </a:moveTo>
              <a:lnTo>
                <a:pt x="934356" y="81672"/>
              </a:lnTo>
              <a:lnTo>
                <a:pt x="0" y="81672"/>
              </a:lnTo>
              <a:lnTo>
                <a:pt x="0" y="16334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48B473-62AA-4C49-BE08-7CF3CF8C22E1}">
      <dsp:nvSpPr>
        <dsp:cNvPr id="0" name=""/>
        <dsp:cNvSpPr/>
      </dsp:nvSpPr>
      <dsp:spPr>
        <a:xfrm>
          <a:off x="1737941" y="992"/>
          <a:ext cx="777833" cy="3889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a:t>Shared</a:t>
          </a:r>
        </a:p>
      </dsp:txBody>
      <dsp:txXfrm>
        <a:off x="1737941" y="992"/>
        <a:ext cx="777833" cy="388916"/>
      </dsp:txXfrm>
    </dsp:sp>
    <dsp:sp modelId="{6E2E28C4-EC4E-4515-82B5-36F4396B3291}">
      <dsp:nvSpPr>
        <dsp:cNvPr id="0" name=""/>
        <dsp:cNvSpPr/>
      </dsp:nvSpPr>
      <dsp:spPr>
        <a:xfrm>
          <a:off x="803584" y="553254"/>
          <a:ext cx="777833" cy="3889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a:t>Public</a:t>
          </a:r>
        </a:p>
      </dsp:txBody>
      <dsp:txXfrm>
        <a:off x="803584" y="553254"/>
        <a:ext cx="777833" cy="388916"/>
      </dsp:txXfrm>
    </dsp:sp>
    <dsp:sp modelId="{1FB05EAA-042E-489F-A683-091DAC42CBE4}">
      <dsp:nvSpPr>
        <dsp:cNvPr id="0" name=""/>
        <dsp:cNvSpPr/>
      </dsp:nvSpPr>
      <dsp:spPr>
        <a:xfrm>
          <a:off x="1737941" y="553254"/>
          <a:ext cx="777833" cy="3889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a:t>Internal</a:t>
          </a:r>
          <a:endParaRPr lang="en-AU" sz="1100" kern="1200">
            <a:solidFill>
              <a:srgbClr val="FFFF00"/>
            </a:solidFill>
          </a:endParaRPr>
        </a:p>
      </dsp:txBody>
      <dsp:txXfrm>
        <a:off x="1737941" y="553254"/>
        <a:ext cx="777833" cy="388916"/>
      </dsp:txXfrm>
    </dsp:sp>
    <dsp:sp modelId="{460EB364-39BB-4EAD-BE9C-765176CDC28F}">
      <dsp:nvSpPr>
        <dsp:cNvPr id="0" name=""/>
        <dsp:cNvSpPr/>
      </dsp:nvSpPr>
      <dsp:spPr>
        <a:xfrm>
          <a:off x="2679120" y="553254"/>
          <a:ext cx="777833" cy="3889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a:t>Confidential</a:t>
          </a:r>
        </a:p>
      </dsp:txBody>
      <dsp:txXfrm>
        <a:off x="2679120" y="553254"/>
        <a:ext cx="777833" cy="388916"/>
      </dsp:txXfrm>
    </dsp:sp>
    <dsp:sp modelId="{39C79171-B2F4-41F9-8B22-B215A5AA523C}">
      <dsp:nvSpPr>
        <dsp:cNvPr id="0" name=""/>
        <dsp:cNvSpPr/>
      </dsp:nvSpPr>
      <dsp:spPr>
        <a:xfrm>
          <a:off x="3565834" y="1106508"/>
          <a:ext cx="777833" cy="3889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a:solidFill>
                <a:srgbClr val="FFFF00"/>
              </a:solidFill>
            </a:rPr>
            <a:t>Sensitive</a:t>
          </a:r>
          <a:endParaRPr lang="en-AU" sz="1100" kern="1200"/>
        </a:p>
      </dsp:txBody>
      <dsp:txXfrm>
        <a:off x="3565834" y="1106508"/>
        <a:ext cx="777833" cy="38891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C9A2DE-1C0A-4C2F-82D4-622F1257FC5B}">
      <dsp:nvSpPr>
        <dsp:cNvPr id="0" name=""/>
        <dsp:cNvSpPr/>
      </dsp:nvSpPr>
      <dsp:spPr>
        <a:xfrm>
          <a:off x="2756903" y="942170"/>
          <a:ext cx="808931" cy="358795"/>
        </a:xfrm>
        <a:custGeom>
          <a:avLst/>
          <a:gdLst/>
          <a:ahLst/>
          <a:cxnLst/>
          <a:rect l="0" t="0" r="0" b="0"/>
          <a:pathLst>
            <a:path>
              <a:moveTo>
                <a:pt x="0" y="0"/>
              </a:moveTo>
              <a:lnTo>
                <a:pt x="0" y="358795"/>
              </a:lnTo>
              <a:lnTo>
                <a:pt x="808931" y="3587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F29947A-C0BC-406F-947B-82E43BCD7BA6}">
      <dsp:nvSpPr>
        <dsp:cNvPr id="0" name=""/>
        <dsp:cNvSpPr/>
      </dsp:nvSpPr>
      <dsp:spPr>
        <a:xfrm>
          <a:off x="2126858" y="389909"/>
          <a:ext cx="941178" cy="163345"/>
        </a:xfrm>
        <a:custGeom>
          <a:avLst/>
          <a:gdLst/>
          <a:ahLst/>
          <a:cxnLst/>
          <a:rect l="0" t="0" r="0" b="0"/>
          <a:pathLst>
            <a:path>
              <a:moveTo>
                <a:pt x="0" y="0"/>
              </a:moveTo>
              <a:lnTo>
                <a:pt x="0" y="81672"/>
              </a:lnTo>
              <a:lnTo>
                <a:pt x="941178" y="81672"/>
              </a:lnTo>
              <a:lnTo>
                <a:pt x="941178" y="16334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814E42-C65E-4EF4-B89D-BB8EFE4570B0}">
      <dsp:nvSpPr>
        <dsp:cNvPr id="0" name=""/>
        <dsp:cNvSpPr/>
      </dsp:nvSpPr>
      <dsp:spPr>
        <a:xfrm>
          <a:off x="2081138" y="389909"/>
          <a:ext cx="91440" cy="163345"/>
        </a:xfrm>
        <a:custGeom>
          <a:avLst/>
          <a:gdLst/>
          <a:ahLst/>
          <a:cxnLst/>
          <a:rect l="0" t="0" r="0" b="0"/>
          <a:pathLst>
            <a:path>
              <a:moveTo>
                <a:pt x="45720" y="0"/>
              </a:moveTo>
              <a:lnTo>
                <a:pt x="45720" y="16334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0C6943-D112-44CA-826A-23C8201980BB}">
      <dsp:nvSpPr>
        <dsp:cNvPr id="0" name=""/>
        <dsp:cNvSpPr/>
      </dsp:nvSpPr>
      <dsp:spPr>
        <a:xfrm>
          <a:off x="1192501" y="389909"/>
          <a:ext cx="934356" cy="163345"/>
        </a:xfrm>
        <a:custGeom>
          <a:avLst/>
          <a:gdLst/>
          <a:ahLst/>
          <a:cxnLst/>
          <a:rect l="0" t="0" r="0" b="0"/>
          <a:pathLst>
            <a:path>
              <a:moveTo>
                <a:pt x="934356" y="0"/>
              </a:moveTo>
              <a:lnTo>
                <a:pt x="934356" y="81672"/>
              </a:lnTo>
              <a:lnTo>
                <a:pt x="0" y="81672"/>
              </a:lnTo>
              <a:lnTo>
                <a:pt x="0" y="16334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48B473-62AA-4C49-BE08-7CF3CF8C22E1}">
      <dsp:nvSpPr>
        <dsp:cNvPr id="0" name=""/>
        <dsp:cNvSpPr/>
      </dsp:nvSpPr>
      <dsp:spPr>
        <a:xfrm>
          <a:off x="1737941" y="992"/>
          <a:ext cx="777833" cy="3889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a:t>Shared</a:t>
          </a:r>
        </a:p>
      </dsp:txBody>
      <dsp:txXfrm>
        <a:off x="1737941" y="992"/>
        <a:ext cx="777833" cy="388916"/>
      </dsp:txXfrm>
    </dsp:sp>
    <dsp:sp modelId="{6E2E28C4-EC4E-4515-82B5-36F4396B3291}">
      <dsp:nvSpPr>
        <dsp:cNvPr id="0" name=""/>
        <dsp:cNvSpPr/>
      </dsp:nvSpPr>
      <dsp:spPr>
        <a:xfrm>
          <a:off x="803584" y="553254"/>
          <a:ext cx="777833" cy="3889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a:t>Public</a:t>
          </a:r>
        </a:p>
      </dsp:txBody>
      <dsp:txXfrm>
        <a:off x="803584" y="553254"/>
        <a:ext cx="777833" cy="388916"/>
      </dsp:txXfrm>
    </dsp:sp>
    <dsp:sp modelId="{1FB05EAA-042E-489F-A683-091DAC42CBE4}">
      <dsp:nvSpPr>
        <dsp:cNvPr id="0" name=""/>
        <dsp:cNvSpPr/>
      </dsp:nvSpPr>
      <dsp:spPr>
        <a:xfrm>
          <a:off x="1737941" y="553254"/>
          <a:ext cx="777833" cy="3889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a:t>Internal</a:t>
          </a:r>
          <a:endParaRPr lang="en-AU" sz="1100" kern="1200">
            <a:solidFill>
              <a:srgbClr val="FFFF00"/>
            </a:solidFill>
          </a:endParaRPr>
        </a:p>
      </dsp:txBody>
      <dsp:txXfrm>
        <a:off x="1737941" y="553254"/>
        <a:ext cx="777833" cy="388916"/>
      </dsp:txXfrm>
    </dsp:sp>
    <dsp:sp modelId="{460EB364-39BB-4EAD-BE9C-765176CDC28F}">
      <dsp:nvSpPr>
        <dsp:cNvPr id="0" name=""/>
        <dsp:cNvSpPr/>
      </dsp:nvSpPr>
      <dsp:spPr>
        <a:xfrm>
          <a:off x="2679120" y="553254"/>
          <a:ext cx="777833" cy="3889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a:t>Confidential</a:t>
          </a:r>
        </a:p>
      </dsp:txBody>
      <dsp:txXfrm>
        <a:off x="2679120" y="553254"/>
        <a:ext cx="777833" cy="388916"/>
      </dsp:txXfrm>
    </dsp:sp>
    <dsp:sp modelId="{39C79171-B2F4-41F9-8B22-B215A5AA523C}">
      <dsp:nvSpPr>
        <dsp:cNvPr id="0" name=""/>
        <dsp:cNvSpPr/>
      </dsp:nvSpPr>
      <dsp:spPr>
        <a:xfrm>
          <a:off x="3565834" y="1106508"/>
          <a:ext cx="777833" cy="38891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AU" sz="1100" kern="1200">
              <a:solidFill>
                <a:srgbClr val="FFFF00"/>
              </a:solidFill>
            </a:rPr>
            <a:t>Sensitive</a:t>
          </a:r>
          <a:endParaRPr lang="en-AU" sz="1100" kern="1200"/>
        </a:p>
      </dsp:txBody>
      <dsp:txXfrm>
        <a:off x="3565834" y="1106508"/>
        <a:ext cx="777833" cy="38891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8B4792-CCAC-4169-BF2E-ACD62DD27480}">
  <ds:schemaRefs>
    <ds:schemaRef ds:uri="http://schemas.microsoft.com/sharepoint/v3/contenttype/forms"/>
  </ds:schemaRefs>
</ds:datastoreItem>
</file>

<file path=customXml/itemProps2.xml><?xml version="1.0" encoding="utf-8"?>
<ds:datastoreItem xmlns:ds="http://schemas.openxmlformats.org/officeDocument/2006/customXml" ds:itemID="{4623458F-5459-4D58-B6C8-17070B23CDF7}">
  <ds:schemaRefs>
    <ds:schemaRef ds:uri="http://schemas.microsoft.com/office/2006/metadata/properties"/>
    <ds:schemaRef ds:uri="http://schemas.microsoft.com/office/infopath/2007/PartnerControls"/>
    <ds:schemaRef ds:uri="c2caae3d-4ebd-4b1e-bbee-9120e1400e92"/>
  </ds:schemaRefs>
</ds:datastoreItem>
</file>

<file path=customXml/itemProps3.xml><?xml version="1.0" encoding="utf-8"?>
<ds:datastoreItem xmlns:ds="http://schemas.openxmlformats.org/officeDocument/2006/customXml" ds:itemID="{C7E3E4FA-0584-4653-B2BD-049BD595BD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18</Pages>
  <Words>2074</Words>
  <Characters>13837</Characters>
  <Application>Microsoft Office Word</Application>
  <DocSecurity>0</DocSecurity>
  <Lines>419</Lines>
  <Paragraphs>265</Paragraphs>
  <ScaleCrop>false</ScaleCrop>
  <HeadingPairs>
    <vt:vector size="2" baseType="variant">
      <vt:variant>
        <vt:lpstr>Title</vt:lpstr>
      </vt:variant>
      <vt:variant>
        <vt:i4>1</vt:i4>
      </vt:variant>
    </vt:vector>
  </HeadingPairs>
  <TitlesOfParts>
    <vt:vector size="1" baseType="lpstr">
      <vt:lpstr/>
    </vt:vector>
  </TitlesOfParts>
  <Company>TAFE Queensland</Company>
  <LinksUpToDate>false</LinksUpToDate>
  <CharactersWithSpaces>15646</CharactersWithSpaces>
  <SharedDoc>false</SharedDoc>
  <HLinks>
    <vt:vector size="72" baseType="variant">
      <vt:variant>
        <vt:i4>1572872</vt:i4>
      </vt:variant>
      <vt:variant>
        <vt:i4>33</vt:i4>
      </vt:variant>
      <vt:variant>
        <vt:i4>0</vt:i4>
      </vt:variant>
      <vt:variant>
        <vt:i4>5</vt:i4>
      </vt:variant>
      <vt:variant>
        <vt:lpwstr>https://freefilesync.org/</vt:lpwstr>
      </vt:variant>
      <vt:variant>
        <vt:lpwstr/>
      </vt:variant>
      <vt:variant>
        <vt:i4>3342384</vt:i4>
      </vt:variant>
      <vt:variant>
        <vt:i4>30</vt:i4>
      </vt:variant>
      <vt:variant>
        <vt:i4>0</vt:i4>
      </vt:variant>
      <vt:variant>
        <vt:i4>5</vt:i4>
      </vt:variant>
      <vt:variant>
        <vt:lpwstr>https://www.virtualbox.org/manual/ch05.html</vt:lpwstr>
      </vt:variant>
      <vt:variant>
        <vt:lpwstr/>
      </vt:variant>
      <vt:variant>
        <vt:i4>2097256</vt:i4>
      </vt:variant>
      <vt:variant>
        <vt:i4>27</vt:i4>
      </vt:variant>
      <vt:variant>
        <vt:i4>0</vt:i4>
      </vt:variant>
      <vt:variant>
        <vt:i4>5</vt:i4>
      </vt:variant>
      <vt:variant>
        <vt:lpwstr>https://docs.microsoft.com/en-us/powershell/scripting/install/installing-powershell?view=powershell-7.2</vt:lpwstr>
      </vt:variant>
      <vt:variant>
        <vt:lpwstr/>
      </vt:variant>
      <vt:variant>
        <vt:i4>2228274</vt:i4>
      </vt:variant>
      <vt:variant>
        <vt:i4>24</vt:i4>
      </vt:variant>
      <vt:variant>
        <vt:i4>0</vt:i4>
      </vt:variant>
      <vt:variant>
        <vt:i4>5</vt:i4>
      </vt:variant>
      <vt:variant>
        <vt:lpwstr>https://www.slavasoft.com/hashcalc/</vt:lpwstr>
      </vt:variant>
      <vt:variant>
        <vt:lpwstr/>
      </vt:variant>
      <vt:variant>
        <vt:i4>8323189</vt:i4>
      </vt:variant>
      <vt:variant>
        <vt:i4>21</vt:i4>
      </vt:variant>
      <vt:variant>
        <vt:i4>0</vt:i4>
      </vt:variant>
      <vt:variant>
        <vt:i4>5</vt:i4>
      </vt:variant>
      <vt:variant>
        <vt:lpwstr>https://www.7-zip.org/</vt:lpwstr>
      </vt:variant>
      <vt:variant>
        <vt:lpwstr/>
      </vt:variant>
      <vt:variant>
        <vt:i4>4522063</vt:i4>
      </vt:variant>
      <vt:variant>
        <vt:i4>18</vt:i4>
      </vt:variant>
      <vt:variant>
        <vt:i4>0</vt:i4>
      </vt:variant>
      <vt:variant>
        <vt:i4>5</vt:i4>
      </vt:variant>
      <vt:variant>
        <vt:lpwstr>https://github.com/proviq/lusrmgr</vt:lpwstr>
      </vt:variant>
      <vt:variant>
        <vt:lpwstr/>
      </vt:variant>
      <vt:variant>
        <vt:i4>8323189</vt:i4>
      </vt:variant>
      <vt:variant>
        <vt:i4>15</vt:i4>
      </vt:variant>
      <vt:variant>
        <vt:i4>0</vt:i4>
      </vt:variant>
      <vt:variant>
        <vt:i4>5</vt:i4>
      </vt:variant>
      <vt:variant>
        <vt:lpwstr>https://www.7-zip.org/</vt:lpwstr>
      </vt:variant>
      <vt:variant>
        <vt:lpwstr/>
      </vt:variant>
      <vt:variant>
        <vt:i4>6226002</vt:i4>
      </vt:variant>
      <vt:variant>
        <vt:i4>12</vt:i4>
      </vt:variant>
      <vt:variant>
        <vt:i4>0</vt:i4>
      </vt:variant>
      <vt:variant>
        <vt:i4>5</vt:i4>
      </vt:variant>
      <vt:variant>
        <vt:lpwstr>https://docs.microsoft.com/en-us/windows/security/information-protection/bitlocker/bitlocker-overview</vt:lpwstr>
      </vt:variant>
      <vt:variant>
        <vt:lpwstr/>
      </vt:variant>
      <vt:variant>
        <vt:i4>3342384</vt:i4>
      </vt:variant>
      <vt:variant>
        <vt:i4>9</vt:i4>
      </vt:variant>
      <vt:variant>
        <vt:i4>0</vt:i4>
      </vt:variant>
      <vt:variant>
        <vt:i4>5</vt:i4>
      </vt:variant>
      <vt:variant>
        <vt:lpwstr>https://www.virtualbox.org/manual/ch05.html</vt:lpwstr>
      </vt:variant>
      <vt:variant>
        <vt:lpwstr/>
      </vt:variant>
      <vt:variant>
        <vt:i4>3342384</vt:i4>
      </vt:variant>
      <vt:variant>
        <vt:i4>6</vt:i4>
      </vt:variant>
      <vt:variant>
        <vt:i4>0</vt:i4>
      </vt:variant>
      <vt:variant>
        <vt:i4>5</vt:i4>
      </vt:variant>
      <vt:variant>
        <vt:lpwstr>https://www.virtualbox.org/manual/ch05.html</vt:lpwstr>
      </vt:variant>
      <vt:variant>
        <vt:lpwstr/>
      </vt:variant>
      <vt:variant>
        <vt:i4>5046367</vt:i4>
      </vt:variant>
      <vt:variant>
        <vt:i4>3</vt:i4>
      </vt:variant>
      <vt:variant>
        <vt:i4>0</vt:i4>
      </vt:variant>
      <vt:variant>
        <vt:i4>5</vt:i4>
      </vt:variant>
      <vt:variant>
        <vt:lpwstr>https://passwordreset.tafeqld.edu.au/default.aspx</vt:lpwstr>
      </vt:variant>
      <vt:variant>
        <vt:lpwstr/>
      </vt:variant>
      <vt:variant>
        <vt:i4>4784158</vt:i4>
      </vt:variant>
      <vt:variant>
        <vt:i4>0</vt:i4>
      </vt:variant>
      <vt:variant>
        <vt:i4>0</vt:i4>
      </vt:variant>
      <vt:variant>
        <vt:i4>5</vt:i4>
      </vt:variant>
      <vt:variant>
        <vt:lpwstr>https://connect.tafeqld.edu.au/d2l/login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Bush, Fiona</dc:creator>
  <cp:keywords/>
  <cp:lastModifiedBy>Vella, Lyndon</cp:lastModifiedBy>
  <cp:revision>4</cp:revision>
  <cp:lastPrinted>2021-11-24T17:33:00Z</cp:lastPrinted>
  <dcterms:created xsi:type="dcterms:W3CDTF">2024-11-24T00:23:00Z</dcterms:created>
  <dcterms:modified xsi:type="dcterms:W3CDTF">2025-01-15T00:34:00Z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ies>
</file>